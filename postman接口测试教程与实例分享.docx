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64FB" w:rsidRDefault="009364FB" w:rsidP="009364FB">
      <w:pPr>
        <w:widowControl/>
        <w:spacing w:line="750" w:lineRule="atLeast"/>
        <w:jc w:val="left"/>
        <w:outlineLvl w:val="0"/>
        <w:rPr>
          <w:rFonts w:ascii="宋体" w:eastAsia="宋体" w:hAnsi="宋体" w:cs="宋体" w:hint="eastAsia"/>
          <w:kern w:val="36"/>
          <w:sz w:val="48"/>
          <w:szCs w:val="48"/>
        </w:rPr>
      </w:pPr>
      <w:r w:rsidRPr="009364FB">
        <w:rPr>
          <w:rFonts w:ascii="宋体" w:eastAsia="宋体" w:hAnsi="宋体" w:cs="宋体"/>
          <w:kern w:val="36"/>
          <w:sz w:val="48"/>
          <w:szCs w:val="48"/>
        </w:rPr>
        <w:t>postman接口测试教程与实例分享</w:t>
      </w:r>
    </w:p>
    <w:p w:rsidR="009364FB" w:rsidRPr="009364FB" w:rsidRDefault="009364FB" w:rsidP="009364FB">
      <w:pPr>
        <w:widowControl/>
        <w:spacing w:line="750" w:lineRule="atLeast"/>
        <w:jc w:val="left"/>
        <w:outlineLvl w:val="0"/>
        <w:rPr>
          <w:rFonts w:ascii="宋体" w:eastAsia="宋体" w:hAnsi="宋体" w:cs="宋体"/>
          <w:kern w:val="36"/>
          <w:sz w:val="48"/>
          <w:szCs w:val="48"/>
        </w:rPr>
      </w:pPr>
      <w:bookmarkStart w:id="0" w:name="_GoBack"/>
      <w:bookmarkEnd w:id="0"/>
    </w:p>
    <w:p w:rsidR="009364FB" w:rsidRPr="009364FB" w:rsidRDefault="009364FB" w:rsidP="009364FB">
      <w:pPr>
        <w:widowControl/>
        <w:spacing w:after="90"/>
        <w:jc w:val="left"/>
        <w:rPr>
          <w:ins w:id="1" w:author="Unknown"/>
          <w:rFonts w:ascii="宋体" w:eastAsia="宋体" w:hAnsi="宋体" w:cs="宋体"/>
          <w:kern w:val="0"/>
          <w:sz w:val="24"/>
          <w:szCs w:val="24"/>
        </w:rPr>
      </w:pPr>
      <w:ins w:id="2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在之前的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fldChar w:fldCharType="begin"/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instrText xml:space="preserve"> HYPERLINK "http://chromecj.com/web-development/2017-09/60.html" \t "_blank" </w:instrTex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fldChar w:fldCharType="separate"/>
        </w:r>
        <w:r w:rsidRPr="009364FB">
          <w:rPr>
            <w:rFonts w:ascii="宋体" w:eastAsia="宋体" w:hAnsi="宋体" w:cs="宋体"/>
            <w:color w:val="333333"/>
            <w:kern w:val="0"/>
            <w:sz w:val="24"/>
            <w:szCs w:val="24"/>
            <w:u w:val="single"/>
          </w:rPr>
          <w:t>Postman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fldChar w:fldCharType="end"/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教程中我们已经介绍了基础的功能，我们做一些简单的复习后，就要进入我们今天的主题：Postman接口测试教程与实例分享。</w:t>
        </w:r>
      </w:ins>
    </w:p>
    <w:p w:rsidR="009364FB" w:rsidRPr="009364FB" w:rsidRDefault="009364FB" w:rsidP="009364FB">
      <w:pPr>
        <w:widowControl/>
        <w:shd w:val="clear" w:color="auto" w:fill="F6F6F6"/>
        <w:spacing w:before="300" w:after="225"/>
        <w:jc w:val="left"/>
        <w:outlineLvl w:val="1"/>
        <w:rPr>
          <w:ins w:id="3" w:author="Unknown"/>
          <w:rFonts w:ascii="宋体" w:eastAsia="宋体" w:hAnsi="宋体" w:cs="宋体"/>
          <w:kern w:val="0"/>
          <w:sz w:val="33"/>
          <w:szCs w:val="33"/>
        </w:rPr>
      </w:pPr>
      <w:ins w:id="4" w:author="Unknown">
        <w:r w:rsidRPr="009364FB">
          <w:rPr>
            <w:rFonts w:ascii="宋体" w:eastAsia="宋体" w:hAnsi="宋体" w:cs="宋体"/>
            <w:kern w:val="0"/>
            <w:sz w:val="33"/>
            <w:szCs w:val="33"/>
          </w:rPr>
          <w:t>postman 的界面图 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5" w:author="Unknown"/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9175" cy="2780665"/>
            <wp:effectExtent l="0" t="0" r="0" b="635"/>
            <wp:docPr id="15" name="图片 15" descr="postman接口测试教程与实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stman接口测试教程与实例分享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4FB" w:rsidRPr="009364FB" w:rsidRDefault="009364FB" w:rsidP="009364FB">
      <w:pPr>
        <w:widowControl/>
        <w:jc w:val="left"/>
        <w:rPr>
          <w:ins w:id="6" w:author="Unknown"/>
          <w:rFonts w:ascii="宋体" w:eastAsia="宋体" w:hAnsi="宋体" w:cs="宋体"/>
          <w:kern w:val="0"/>
          <w:sz w:val="24"/>
          <w:szCs w:val="24"/>
        </w:rPr>
      </w:pPr>
      <w:ins w:id="7" w:author="Unknown"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各个功能区的使用如下：</w:t>
        </w:r>
      </w:ins>
    </w:p>
    <w:p w:rsidR="009364FB" w:rsidRPr="009364FB" w:rsidRDefault="009364FB" w:rsidP="009364FB">
      <w:pPr>
        <w:widowControl/>
        <w:numPr>
          <w:ilvl w:val="0"/>
          <w:numId w:val="1"/>
        </w:numPr>
        <w:ind w:left="0"/>
        <w:jc w:val="left"/>
        <w:rPr>
          <w:ins w:id="8" w:author="Unknown"/>
          <w:rFonts w:ascii="宋体" w:eastAsia="宋体" w:hAnsi="宋体" w:cs="宋体"/>
          <w:kern w:val="0"/>
          <w:sz w:val="24"/>
          <w:szCs w:val="24"/>
        </w:rPr>
      </w:pPr>
      <w:ins w:id="9" w:author="Unknown"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快捷区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： </w:t>
        </w:r>
        <w:proofErr w:type="gram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快捷区</w:t>
        </w:r>
        <w:proofErr w:type="gram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提供常用的操作入口，包括运行收藏夹的一组测试数据，导入别人共享的收藏夹测试数据（Import from file, Import from folder, Import from link等），或新建请求、收藏夹、环境变量等。</w:t>
        </w:r>
      </w:ins>
    </w:p>
    <w:p w:rsidR="009364FB" w:rsidRPr="009364FB" w:rsidRDefault="009364FB" w:rsidP="009364FB">
      <w:pPr>
        <w:widowControl/>
        <w:numPr>
          <w:ilvl w:val="0"/>
          <w:numId w:val="1"/>
        </w:numPr>
        <w:ind w:left="0"/>
        <w:jc w:val="left"/>
        <w:rPr>
          <w:ins w:id="10" w:author="Unknown"/>
          <w:rFonts w:ascii="宋体" w:eastAsia="宋体" w:hAnsi="宋体" w:cs="宋体"/>
          <w:kern w:val="0"/>
          <w:sz w:val="24"/>
          <w:szCs w:val="24"/>
        </w:rPr>
      </w:pPr>
      <w:ins w:id="11" w:author="Unknown"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侧边栏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： 包括搜索栏， Request 请求的历史记录和收藏夹管理。</w:t>
        </w:r>
      </w:ins>
    </w:p>
    <w:p w:rsidR="009364FB" w:rsidRPr="009364FB" w:rsidRDefault="009364FB" w:rsidP="009364FB">
      <w:pPr>
        <w:widowControl/>
        <w:numPr>
          <w:ilvl w:val="0"/>
          <w:numId w:val="1"/>
        </w:numPr>
        <w:ind w:left="0"/>
        <w:jc w:val="left"/>
        <w:rPr>
          <w:ins w:id="12" w:author="Unknown"/>
          <w:rFonts w:ascii="宋体" w:eastAsia="宋体" w:hAnsi="宋体" w:cs="宋体"/>
          <w:kern w:val="0"/>
          <w:sz w:val="24"/>
          <w:szCs w:val="24"/>
        </w:rPr>
      </w:pPr>
      <w:ins w:id="13" w:author="Unknown"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功能区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： Request 请求设置，查看 Response 响应结果和测试结果，可以将请求保存到收藏夹。</w:t>
        </w:r>
      </w:ins>
    </w:p>
    <w:p w:rsidR="009364FB" w:rsidRPr="009364FB" w:rsidRDefault="009364FB" w:rsidP="009364FB">
      <w:pPr>
        <w:widowControl/>
        <w:numPr>
          <w:ilvl w:val="0"/>
          <w:numId w:val="1"/>
        </w:numPr>
        <w:ind w:left="0"/>
        <w:jc w:val="left"/>
        <w:rPr>
          <w:ins w:id="14" w:author="Unknown"/>
          <w:rFonts w:ascii="宋体" w:eastAsia="宋体" w:hAnsi="宋体" w:cs="宋体"/>
          <w:kern w:val="0"/>
          <w:sz w:val="24"/>
          <w:szCs w:val="24"/>
        </w:rPr>
      </w:pPr>
      <w:ins w:id="15" w:author="Unknown"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设置区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：设置和管理环境变量和全局变量。</w:t>
        </w:r>
      </w:ins>
    </w:p>
    <w:p w:rsidR="009364FB" w:rsidRPr="009364FB" w:rsidRDefault="009364FB" w:rsidP="009364FB">
      <w:pPr>
        <w:widowControl/>
        <w:shd w:val="clear" w:color="auto" w:fill="F6F6F6"/>
        <w:spacing w:before="300" w:after="225"/>
        <w:jc w:val="left"/>
        <w:outlineLvl w:val="1"/>
        <w:rPr>
          <w:ins w:id="16" w:author="Unknown"/>
          <w:rFonts w:ascii="宋体" w:eastAsia="宋体" w:hAnsi="宋体" w:cs="宋体"/>
          <w:kern w:val="0"/>
          <w:sz w:val="33"/>
          <w:szCs w:val="33"/>
        </w:rPr>
      </w:pPr>
      <w:ins w:id="17" w:author="Unknown">
        <w:r w:rsidRPr="009364FB">
          <w:rPr>
            <w:rFonts w:ascii="宋体" w:eastAsia="宋体" w:hAnsi="宋体" w:cs="宋体"/>
            <w:kern w:val="0"/>
            <w:sz w:val="33"/>
            <w:szCs w:val="33"/>
          </w:rPr>
          <w:t>一、环境变量和全局变量的设置：</w:t>
        </w:r>
      </w:ins>
    </w:p>
    <w:p w:rsidR="009364FB" w:rsidRPr="009364FB" w:rsidRDefault="009364FB" w:rsidP="009364FB">
      <w:pPr>
        <w:widowControl/>
        <w:jc w:val="left"/>
        <w:rPr>
          <w:ins w:id="18" w:author="Unknown"/>
          <w:rFonts w:ascii="宋体" w:eastAsia="宋体" w:hAnsi="宋体" w:cs="宋体"/>
          <w:kern w:val="0"/>
          <w:sz w:val="24"/>
          <w:szCs w:val="24"/>
        </w:rPr>
      </w:pPr>
      <w:ins w:id="19" w:author="Unknown"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a. 环境变量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的设置方法如下图。点击设置一个环境变量，名为"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user_pwd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", 里面设置username 和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passwd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的值，然后在请求中应用这个环境变量"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user_pwd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"即可。</w:t>
        </w:r>
      </w:ins>
    </w:p>
    <w:p w:rsidR="009364FB" w:rsidRPr="009364FB" w:rsidRDefault="009364FB" w:rsidP="009364FB">
      <w:pPr>
        <w:widowControl/>
        <w:jc w:val="left"/>
        <w:rPr>
          <w:ins w:id="20" w:author="Unknown"/>
          <w:rFonts w:ascii="宋体" w:eastAsia="宋体" w:hAnsi="宋体" w:cs="宋体"/>
          <w:kern w:val="0"/>
          <w:sz w:val="24"/>
          <w:szCs w:val="24"/>
        </w:rPr>
      </w:pPr>
      <w:ins w:id="21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环境变量可以使用在以下地方：</w:t>
        </w:r>
      </w:ins>
    </w:p>
    <w:p w:rsidR="009364FB" w:rsidRPr="009364FB" w:rsidRDefault="009364FB" w:rsidP="009364FB">
      <w:pPr>
        <w:widowControl/>
        <w:numPr>
          <w:ilvl w:val="0"/>
          <w:numId w:val="2"/>
        </w:numPr>
        <w:ind w:left="0"/>
        <w:jc w:val="left"/>
        <w:rPr>
          <w:ins w:id="22" w:author="Unknown"/>
          <w:rFonts w:ascii="宋体" w:eastAsia="宋体" w:hAnsi="宋体" w:cs="宋体"/>
          <w:kern w:val="0"/>
          <w:sz w:val="24"/>
          <w:szCs w:val="24"/>
        </w:rPr>
      </w:pPr>
      <w:ins w:id="23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URL</w:t>
        </w:r>
      </w:ins>
    </w:p>
    <w:p w:rsidR="009364FB" w:rsidRPr="009364FB" w:rsidRDefault="009364FB" w:rsidP="009364FB">
      <w:pPr>
        <w:widowControl/>
        <w:numPr>
          <w:ilvl w:val="0"/>
          <w:numId w:val="2"/>
        </w:numPr>
        <w:ind w:left="0"/>
        <w:jc w:val="left"/>
        <w:rPr>
          <w:ins w:id="24" w:author="Unknown"/>
          <w:rFonts w:ascii="宋体" w:eastAsia="宋体" w:hAnsi="宋体" w:cs="宋体"/>
          <w:kern w:val="0"/>
          <w:sz w:val="24"/>
          <w:szCs w:val="24"/>
        </w:rPr>
      </w:pPr>
      <w:ins w:id="25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URL 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params</w:t>
        </w:r>
        <w:proofErr w:type="spellEnd"/>
      </w:ins>
    </w:p>
    <w:p w:rsidR="009364FB" w:rsidRPr="009364FB" w:rsidRDefault="009364FB" w:rsidP="009364FB">
      <w:pPr>
        <w:widowControl/>
        <w:numPr>
          <w:ilvl w:val="0"/>
          <w:numId w:val="2"/>
        </w:numPr>
        <w:ind w:left="0"/>
        <w:jc w:val="left"/>
        <w:rPr>
          <w:ins w:id="26" w:author="Unknown"/>
          <w:rFonts w:ascii="宋体" w:eastAsia="宋体" w:hAnsi="宋体" w:cs="宋体"/>
          <w:kern w:val="0"/>
          <w:sz w:val="24"/>
          <w:szCs w:val="24"/>
        </w:rPr>
      </w:pPr>
      <w:ins w:id="27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Header values</w:t>
        </w:r>
      </w:ins>
    </w:p>
    <w:p w:rsidR="009364FB" w:rsidRPr="009364FB" w:rsidRDefault="009364FB" w:rsidP="009364FB">
      <w:pPr>
        <w:widowControl/>
        <w:numPr>
          <w:ilvl w:val="0"/>
          <w:numId w:val="2"/>
        </w:numPr>
        <w:ind w:left="0"/>
        <w:jc w:val="left"/>
        <w:rPr>
          <w:ins w:id="28" w:author="Unknown"/>
          <w:rFonts w:ascii="宋体" w:eastAsia="宋体" w:hAnsi="宋体" w:cs="宋体"/>
          <w:kern w:val="0"/>
          <w:sz w:val="24"/>
          <w:szCs w:val="24"/>
        </w:rPr>
      </w:pPr>
      <w:ins w:id="29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lastRenderedPageBreak/>
          <w:t>form-data/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url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-encoded values</w:t>
        </w:r>
      </w:ins>
    </w:p>
    <w:p w:rsidR="009364FB" w:rsidRPr="009364FB" w:rsidRDefault="009364FB" w:rsidP="009364FB">
      <w:pPr>
        <w:widowControl/>
        <w:numPr>
          <w:ilvl w:val="0"/>
          <w:numId w:val="2"/>
        </w:numPr>
        <w:ind w:left="0"/>
        <w:jc w:val="left"/>
        <w:rPr>
          <w:ins w:id="30" w:author="Unknown"/>
          <w:rFonts w:ascii="宋体" w:eastAsia="宋体" w:hAnsi="宋体" w:cs="宋体"/>
          <w:kern w:val="0"/>
          <w:sz w:val="24"/>
          <w:szCs w:val="24"/>
        </w:rPr>
      </w:pPr>
      <w:ins w:id="31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Raw body content</w:t>
        </w:r>
      </w:ins>
    </w:p>
    <w:p w:rsidR="009364FB" w:rsidRPr="009364FB" w:rsidRDefault="009364FB" w:rsidP="009364FB">
      <w:pPr>
        <w:widowControl/>
        <w:numPr>
          <w:ilvl w:val="0"/>
          <w:numId w:val="2"/>
        </w:numPr>
        <w:ind w:left="0"/>
        <w:jc w:val="left"/>
        <w:rPr>
          <w:ins w:id="32" w:author="Unknown"/>
          <w:rFonts w:ascii="宋体" w:eastAsia="宋体" w:hAnsi="宋体" w:cs="宋体"/>
          <w:kern w:val="0"/>
          <w:sz w:val="24"/>
          <w:szCs w:val="24"/>
        </w:rPr>
      </w:pPr>
      <w:ins w:id="33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Helper fields</w:t>
        </w:r>
      </w:ins>
    </w:p>
    <w:p w:rsidR="009364FB" w:rsidRPr="009364FB" w:rsidRDefault="009364FB" w:rsidP="009364FB">
      <w:pPr>
        <w:widowControl/>
        <w:jc w:val="left"/>
        <w:rPr>
          <w:ins w:id="34" w:author="Unknown"/>
          <w:rFonts w:ascii="宋体" w:eastAsia="宋体" w:hAnsi="宋体" w:cs="宋体"/>
          <w:kern w:val="0"/>
          <w:sz w:val="24"/>
          <w:szCs w:val="24"/>
        </w:rPr>
      </w:pPr>
      <w:ins w:id="35" w:author="Unknown"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注意：在你要使用的变量名上附上</w:t>
        </w:r>
        <w:r w:rsidRPr="009364FB">
          <w:rPr>
            <w:rFonts w:ascii="宋体" w:eastAsia="宋体" w:hAnsi="宋体" w:cs="宋体"/>
            <w:b/>
            <w:bCs/>
            <w:color w:val="FF0000"/>
            <w:kern w:val="0"/>
            <w:sz w:val="24"/>
            <w:szCs w:val="24"/>
          </w:rPr>
          <w:t>双花括号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，一个请求只能应用一个环境变量。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36" w:author="Unknown"/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9175" cy="4543425"/>
            <wp:effectExtent l="0" t="0" r="0" b="9525"/>
            <wp:docPr id="14" name="图片 14" descr="环境变量和全局变量的设置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环境变量和全局变量的设置：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4FB" w:rsidRPr="009364FB" w:rsidRDefault="009364FB" w:rsidP="009364FB">
      <w:pPr>
        <w:widowControl/>
        <w:jc w:val="left"/>
        <w:rPr>
          <w:ins w:id="37" w:author="Unknown"/>
          <w:rFonts w:ascii="宋体" w:eastAsia="宋体" w:hAnsi="宋体" w:cs="宋体"/>
          <w:kern w:val="0"/>
          <w:sz w:val="24"/>
          <w:szCs w:val="24"/>
        </w:rPr>
      </w:pPr>
      <w:ins w:id="38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下图"username" 和"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passwd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" 的value</w:t>
        </w:r>
        <w:proofErr w:type="gram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值应用</w:t>
        </w:r>
        <w:proofErr w:type="gram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了环境变量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</w:t>
        </w:r>
        <w:proofErr w:type="spellStart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user_pwd</w:t>
        </w:r>
        <w:proofErr w:type="spellEnd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，所以在body 中，只需在key对应的value那写上变量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{{username}}, {{</w:t>
        </w:r>
        <w:proofErr w:type="spellStart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passwd</w:t>
        </w:r>
        <w:proofErr w:type="spellEnd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}}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。</w:t>
        </w:r>
      </w:ins>
    </w:p>
    <w:p w:rsidR="009364FB" w:rsidRPr="009364FB" w:rsidRDefault="009364FB" w:rsidP="009364FB">
      <w:pPr>
        <w:widowControl/>
        <w:jc w:val="left"/>
        <w:rPr>
          <w:ins w:id="39" w:author="Unknown"/>
          <w:rFonts w:ascii="宋体" w:eastAsia="宋体" w:hAnsi="宋体" w:cs="宋体"/>
          <w:kern w:val="0"/>
          <w:sz w:val="24"/>
          <w:szCs w:val="24"/>
        </w:rPr>
      </w:pPr>
      <w:ins w:id="40" w:author="Unknown"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注意：一个项目需要测试好几个环境的情况，就可以对不同的环境设置一个环境变量，比如对“test environment”设置一个环境变量，对“stage environment”设置一个环境变量，对“production 环境”设置一个环境变量。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41" w:author="Unknown"/>
          <w:rFonts w:ascii="宋体" w:eastAsia="宋体" w:hAnsi="宋体" w:cs="宋体"/>
          <w:kern w:val="0"/>
          <w:sz w:val="24"/>
          <w:szCs w:val="24"/>
        </w:rPr>
      </w:pPr>
      <w:ins w:id="42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lastRenderedPageBreak/>
          <w:t> </w:t>
        </w:r>
      </w:ins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9175" cy="3572510"/>
            <wp:effectExtent l="0" t="0" r="0" b="8890"/>
            <wp:docPr id="13" name="图片 13" descr="环境变量和全局变量的设置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环境变量和全局变量的设置：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4FB" w:rsidRPr="009364FB" w:rsidRDefault="009364FB" w:rsidP="009364FB">
      <w:pPr>
        <w:widowControl/>
        <w:jc w:val="left"/>
        <w:rPr>
          <w:ins w:id="43" w:author="Unknown"/>
          <w:rFonts w:ascii="宋体" w:eastAsia="宋体" w:hAnsi="宋体" w:cs="宋体"/>
          <w:kern w:val="0"/>
          <w:sz w:val="24"/>
          <w:szCs w:val="24"/>
        </w:rPr>
      </w:pPr>
      <w:ins w:id="44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 b. 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全局变量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的设置方法类似，如下图，点击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</w:t>
        </w:r>
        <w:proofErr w:type="spellStart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Globals</w:t>
        </w:r>
        <w:proofErr w:type="spellEnd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 后就会出现添加环境变量类似的页面，进行变量和值的设置。</w:t>
        </w:r>
      </w:ins>
    </w:p>
    <w:p w:rsidR="009364FB" w:rsidRPr="009364FB" w:rsidRDefault="009364FB" w:rsidP="009364FB">
      <w:pPr>
        <w:widowControl/>
        <w:jc w:val="left"/>
        <w:rPr>
          <w:ins w:id="45" w:author="Unknown"/>
          <w:rFonts w:ascii="宋体" w:eastAsia="宋体" w:hAnsi="宋体" w:cs="宋体"/>
          <w:kern w:val="0"/>
          <w:sz w:val="24"/>
          <w:szCs w:val="24"/>
        </w:rPr>
      </w:pPr>
      <w:ins w:id="46" w:author="Unknown"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注意：全局变量设置就应用于整个收藏夹（Collection）中的请求，不用像环境变量一样需要选取。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47" w:author="Unknown"/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9175" cy="3686175"/>
            <wp:effectExtent l="0" t="0" r="0" b="9525"/>
            <wp:docPr id="12" name="图片 12" descr="环境变量和全局变量的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环境变量和全局变量的设置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4FB" w:rsidRPr="009364FB" w:rsidRDefault="009364FB" w:rsidP="009364FB">
      <w:pPr>
        <w:widowControl/>
        <w:shd w:val="clear" w:color="auto" w:fill="F6F6F6"/>
        <w:spacing w:before="300" w:after="225"/>
        <w:jc w:val="left"/>
        <w:outlineLvl w:val="1"/>
        <w:rPr>
          <w:ins w:id="48" w:author="Unknown"/>
          <w:rFonts w:ascii="宋体" w:eastAsia="宋体" w:hAnsi="宋体" w:cs="宋体"/>
          <w:kern w:val="0"/>
          <w:sz w:val="33"/>
          <w:szCs w:val="33"/>
        </w:rPr>
      </w:pPr>
      <w:ins w:id="49" w:author="Unknown">
        <w:r w:rsidRPr="009364FB">
          <w:rPr>
            <w:rFonts w:ascii="宋体" w:eastAsia="宋体" w:hAnsi="宋体" w:cs="宋体"/>
            <w:kern w:val="0"/>
            <w:sz w:val="33"/>
            <w:szCs w:val="33"/>
          </w:rPr>
          <w:lastRenderedPageBreak/>
          <w:t>二、用Postman做接口测试的实例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50" w:author="Unknown"/>
          <w:rFonts w:ascii="宋体" w:eastAsia="宋体" w:hAnsi="宋体" w:cs="宋体"/>
          <w:kern w:val="0"/>
          <w:sz w:val="24"/>
          <w:szCs w:val="24"/>
        </w:rPr>
      </w:pPr>
      <w:ins w:id="51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接口测试中常用的请求为GET 和POST，以下均以这两种请求为例。</w:t>
        </w:r>
      </w:ins>
    </w:p>
    <w:p w:rsidR="009364FB" w:rsidRPr="009364FB" w:rsidRDefault="009364FB" w:rsidP="009364FB">
      <w:pPr>
        <w:widowControl/>
        <w:jc w:val="left"/>
        <w:rPr>
          <w:ins w:id="52" w:author="Unknown"/>
          <w:rFonts w:ascii="宋体" w:eastAsia="宋体" w:hAnsi="宋体" w:cs="宋体"/>
          <w:kern w:val="0"/>
          <w:sz w:val="24"/>
          <w:szCs w:val="24"/>
        </w:rPr>
      </w:pPr>
      <w:ins w:id="53" w:author="Unknown"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GET 和POST 的区别：</w:t>
        </w:r>
      </w:ins>
    </w:p>
    <w:p w:rsidR="009364FB" w:rsidRPr="009364FB" w:rsidRDefault="009364FB" w:rsidP="009364FB">
      <w:pPr>
        <w:widowControl/>
        <w:numPr>
          <w:ilvl w:val="0"/>
          <w:numId w:val="3"/>
        </w:numPr>
        <w:ind w:left="0"/>
        <w:jc w:val="left"/>
        <w:rPr>
          <w:ins w:id="54" w:author="Unknown"/>
          <w:rFonts w:ascii="宋体" w:eastAsia="宋体" w:hAnsi="宋体" w:cs="宋体"/>
          <w:kern w:val="0"/>
          <w:sz w:val="24"/>
          <w:szCs w:val="24"/>
        </w:rPr>
      </w:pPr>
      <w:ins w:id="55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GET 使用URL 或Cookie 传参，而POST将数据放在Body 中。</w:t>
        </w:r>
      </w:ins>
    </w:p>
    <w:p w:rsidR="009364FB" w:rsidRPr="009364FB" w:rsidRDefault="009364FB" w:rsidP="009364FB">
      <w:pPr>
        <w:widowControl/>
        <w:numPr>
          <w:ilvl w:val="0"/>
          <w:numId w:val="3"/>
        </w:numPr>
        <w:ind w:left="0"/>
        <w:jc w:val="left"/>
        <w:rPr>
          <w:ins w:id="56" w:author="Unknown"/>
          <w:rFonts w:ascii="宋体" w:eastAsia="宋体" w:hAnsi="宋体" w:cs="宋体"/>
          <w:kern w:val="0"/>
          <w:sz w:val="24"/>
          <w:szCs w:val="24"/>
        </w:rPr>
      </w:pPr>
      <w:ins w:id="57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GET的URL 在长度上会有限制，而POST没有。</w:t>
        </w:r>
      </w:ins>
    </w:p>
    <w:p w:rsidR="009364FB" w:rsidRPr="009364FB" w:rsidRDefault="009364FB" w:rsidP="009364FB">
      <w:pPr>
        <w:widowControl/>
        <w:numPr>
          <w:ilvl w:val="0"/>
          <w:numId w:val="3"/>
        </w:numPr>
        <w:ind w:left="0"/>
        <w:jc w:val="left"/>
        <w:rPr>
          <w:ins w:id="58" w:author="Unknown"/>
          <w:rFonts w:ascii="宋体" w:eastAsia="宋体" w:hAnsi="宋体" w:cs="宋体"/>
          <w:kern w:val="0"/>
          <w:sz w:val="24"/>
          <w:szCs w:val="24"/>
        </w:rPr>
      </w:pPr>
      <w:ins w:id="59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POST比GET相对安全，因为在地址栏不可见。</w:t>
        </w:r>
      </w:ins>
    </w:p>
    <w:p w:rsidR="009364FB" w:rsidRPr="009364FB" w:rsidRDefault="009364FB" w:rsidP="009364FB">
      <w:pPr>
        <w:widowControl/>
        <w:numPr>
          <w:ilvl w:val="0"/>
          <w:numId w:val="3"/>
        </w:numPr>
        <w:ind w:left="0"/>
        <w:jc w:val="left"/>
        <w:rPr>
          <w:ins w:id="60" w:author="Unknown"/>
          <w:rFonts w:ascii="宋体" w:eastAsia="宋体" w:hAnsi="宋体" w:cs="宋体"/>
          <w:kern w:val="0"/>
          <w:sz w:val="24"/>
          <w:szCs w:val="24"/>
        </w:rPr>
      </w:pPr>
      <w:ins w:id="61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一般POST请求用来获取数据，POST请求用来发送数据。</w:t>
        </w:r>
      </w:ins>
    </w:p>
    <w:p w:rsidR="009364FB" w:rsidRPr="009364FB" w:rsidRDefault="009364FB" w:rsidP="009364FB">
      <w:pPr>
        <w:widowControl/>
        <w:jc w:val="left"/>
        <w:rPr>
          <w:ins w:id="62" w:author="Unknown"/>
          <w:rFonts w:ascii="宋体" w:eastAsia="宋体" w:hAnsi="宋体" w:cs="宋体"/>
          <w:kern w:val="0"/>
          <w:sz w:val="24"/>
          <w:szCs w:val="24"/>
        </w:rPr>
      </w:pPr>
      <w:ins w:id="63" w:author="Unknown"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对于上面的区别，其实第一点POST也可以将数据放在URL里，GET请求其实也没有长度限制，POST请求看起来是隐式的，但是可以通过抓包拿到参数。</w:t>
        </w:r>
      </w:ins>
    </w:p>
    <w:p w:rsidR="009364FB" w:rsidRPr="009364FB" w:rsidRDefault="009364FB" w:rsidP="009364FB">
      <w:pPr>
        <w:widowControl/>
        <w:jc w:val="left"/>
        <w:rPr>
          <w:ins w:id="64" w:author="Unknown"/>
          <w:rFonts w:ascii="宋体" w:eastAsia="宋体" w:hAnsi="宋体" w:cs="宋体"/>
          <w:kern w:val="0"/>
          <w:sz w:val="24"/>
          <w:szCs w:val="24"/>
        </w:rPr>
      </w:pPr>
      <w:ins w:id="65" w:author="Unknown"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1. GET 请求：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66" w:author="Unknown"/>
          <w:rFonts w:ascii="宋体" w:eastAsia="宋体" w:hAnsi="宋体" w:cs="宋体"/>
          <w:kern w:val="0"/>
          <w:sz w:val="24"/>
          <w:szCs w:val="24"/>
        </w:rPr>
      </w:pPr>
      <w:ins w:id="67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平常我们拿一个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url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 访问页面，就是所谓的get 请求。</w:t>
        </w:r>
      </w:ins>
    </w:p>
    <w:p w:rsidR="009364FB" w:rsidRPr="009364FB" w:rsidRDefault="009364FB" w:rsidP="009364FB">
      <w:pPr>
        <w:widowControl/>
        <w:jc w:val="left"/>
        <w:rPr>
          <w:ins w:id="68" w:author="Unknown"/>
          <w:rFonts w:ascii="宋体" w:eastAsia="宋体" w:hAnsi="宋体" w:cs="宋体"/>
          <w:kern w:val="0"/>
          <w:sz w:val="24"/>
          <w:szCs w:val="24"/>
        </w:rPr>
      </w:pPr>
      <w:ins w:id="69" w:author="Unknown">
        <w:r w:rsidRPr="009364FB">
          <w:rPr>
            <w:rFonts w:ascii="Arial" w:eastAsia="宋体" w:hAnsi="Arial" w:cs="Arial"/>
            <w:b/>
            <w:bCs/>
            <w:color w:val="FF0000"/>
            <w:kern w:val="0"/>
            <w:sz w:val="24"/>
            <w:szCs w:val="24"/>
          </w:rPr>
          <w:t>例</w:t>
        </w:r>
        <w:r w:rsidRPr="009364FB">
          <w:rPr>
            <w:rFonts w:ascii="Arial" w:eastAsia="宋体" w:hAnsi="Arial" w:cs="Arial"/>
            <w:b/>
            <w:bCs/>
            <w:color w:val="FF0000"/>
            <w:kern w:val="0"/>
            <w:sz w:val="24"/>
            <w:szCs w:val="24"/>
          </w:rPr>
          <w:t>1.</w:t>
        </w:r>
        <w:r w:rsidRPr="009364FB">
          <w:rPr>
            <w:rFonts w:ascii="Arial" w:eastAsia="宋体" w:hAnsi="Arial" w:cs="Arial"/>
            <w:b/>
            <w:bCs/>
            <w:color w:val="FF0000"/>
            <w:kern w:val="0"/>
            <w:sz w:val="24"/>
            <w:szCs w:val="24"/>
          </w:rPr>
          <w:t>（</w:t>
        </w:r>
        <w:proofErr w:type="spellStart"/>
        <w:r w:rsidRPr="009364FB">
          <w:rPr>
            <w:rFonts w:ascii="Arial" w:eastAsia="宋体" w:hAnsi="Arial" w:cs="Arial"/>
            <w:b/>
            <w:bCs/>
            <w:color w:val="FF0000"/>
            <w:kern w:val="0"/>
            <w:sz w:val="24"/>
            <w:szCs w:val="24"/>
          </w:rPr>
          <w:t>stu_info</w:t>
        </w:r>
        <w:proofErr w:type="spellEnd"/>
        <w:r w:rsidRPr="009364FB">
          <w:rPr>
            <w:rFonts w:ascii="Arial" w:eastAsia="宋体" w:hAnsi="Arial" w:cs="Arial"/>
            <w:b/>
            <w:bCs/>
            <w:color w:val="FF0000"/>
            <w:kern w:val="0"/>
            <w:sz w:val="24"/>
            <w:szCs w:val="24"/>
          </w:rPr>
          <w:t xml:space="preserve"> </w:t>
        </w:r>
        <w:r w:rsidRPr="009364FB">
          <w:rPr>
            <w:rFonts w:ascii="Arial" w:eastAsia="宋体" w:hAnsi="Arial" w:cs="Arial"/>
            <w:b/>
            <w:bCs/>
            <w:color w:val="FF0000"/>
            <w:kern w:val="0"/>
            <w:sz w:val="24"/>
            <w:szCs w:val="24"/>
          </w:rPr>
          <w:t>接口：获取名字为</w:t>
        </w:r>
        <w:r w:rsidRPr="009364FB">
          <w:rPr>
            <w:rFonts w:ascii="Arial" w:eastAsia="宋体" w:hAnsi="Arial" w:cs="Arial"/>
            <w:b/>
            <w:bCs/>
            <w:color w:val="FF0000"/>
            <w:kern w:val="0"/>
            <w:sz w:val="24"/>
            <w:szCs w:val="24"/>
          </w:rPr>
          <w:t xml:space="preserve">xx </w:t>
        </w:r>
        <w:r w:rsidRPr="009364FB">
          <w:rPr>
            <w:rFonts w:ascii="Arial" w:eastAsia="宋体" w:hAnsi="Arial" w:cs="Arial"/>
            <w:b/>
            <w:bCs/>
            <w:color w:val="FF0000"/>
            <w:kern w:val="0"/>
            <w:sz w:val="24"/>
            <w:szCs w:val="24"/>
          </w:rPr>
          <w:t>的信息）</w:t>
        </w:r>
      </w:ins>
    </w:p>
    <w:p w:rsidR="009364FB" w:rsidRPr="009364FB" w:rsidRDefault="009364FB" w:rsidP="009364FB">
      <w:pPr>
        <w:widowControl/>
        <w:jc w:val="left"/>
        <w:rPr>
          <w:ins w:id="70" w:author="Unknown"/>
          <w:rFonts w:ascii="宋体" w:eastAsia="宋体" w:hAnsi="宋体" w:cs="宋体"/>
          <w:kern w:val="0"/>
          <w:sz w:val="24"/>
          <w:szCs w:val="24"/>
        </w:rPr>
      </w:pPr>
      <w:ins w:id="71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将请求方式设为GET, 同时输入完整的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url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， </w:t>
        </w:r>
        <w:proofErr w:type="gram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跟访问</w:t>
        </w:r>
        <w:proofErr w:type="gram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浏览器一样， 或者输入接口</w:t>
        </w:r>
        <w:proofErr w:type="spellStart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url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, 点击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</w:t>
        </w:r>
        <w:proofErr w:type="spellStart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Params</w:t>
        </w:r>
        <w:proofErr w:type="spellEnd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 输入需要的key 以及value， 点击"Send"， 即可在"Response" 中查看返回的结果。</w:t>
        </w:r>
      </w:ins>
    </w:p>
    <w:p w:rsidR="009364FB" w:rsidRPr="009364FB" w:rsidRDefault="009364FB" w:rsidP="009364FB">
      <w:pPr>
        <w:widowControl/>
        <w:jc w:val="left"/>
        <w:rPr>
          <w:ins w:id="72" w:author="Unknown"/>
          <w:rFonts w:ascii="宋体" w:eastAsia="宋体" w:hAnsi="宋体" w:cs="宋体"/>
          <w:kern w:val="0"/>
          <w:sz w:val="24"/>
          <w:szCs w:val="24"/>
        </w:rPr>
      </w:pPr>
      <w:ins w:id="73" w:author="Unknown"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注意： get 请求的内容不能放在body里，并且长度有限制。由于对domain 设置了全局变量，所以，</w:t>
        </w:r>
        <w:proofErr w:type="spellStart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url</w:t>
        </w:r>
        <w:proofErr w:type="spellEnd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 xml:space="preserve"> 中用变量{{domain}} 做了替换，以下的请求中都应用了这个全局变量。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74" w:author="Unknown"/>
          <w:rFonts w:ascii="宋体" w:eastAsia="宋体" w:hAnsi="宋体" w:cs="宋体"/>
          <w:kern w:val="0"/>
          <w:sz w:val="24"/>
          <w:szCs w:val="24"/>
        </w:rPr>
      </w:pPr>
      <w:ins w:id="75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 </w:t>
        </w:r>
      </w:ins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9175" cy="3355975"/>
            <wp:effectExtent l="0" t="0" r="0" b="0"/>
            <wp:docPr id="11" name="图片 11" descr="用Postman做接口测试的实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用Postman做接口测试的实例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4FB" w:rsidRPr="009364FB" w:rsidRDefault="009364FB" w:rsidP="009364FB">
      <w:pPr>
        <w:widowControl/>
        <w:jc w:val="left"/>
        <w:rPr>
          <w:ins w:id="76" w:author="Unknown"/>
          <w:rFonts w:ascii="宋体" w:eastAsia="宋体" w:hAnsi="宋体" w:cs="宋体"/>
          <w:kern w:val="0"/>
          <w:sz w:val="24"/>
          <w:szCs w:val="24"/>
        </w:rPr>
      </w:pPr>
      <w:ins w:id="77" w:author="Unknown">
        <w:r w:rsidRPr="009364FB">
          <w:rPr>
            <w:rFonts w:ascii="宋体" w:eastAsia="宋体" w:hAnsi="宋体" w:cs="宋体"/>
            <w:b/>
            <w:bCs/>
            <w:color w:val="FF0000"/>
            <w:kern w:val="0"/>
            <w:sz w:val="24"/>
            <w:szCs w:val="24"/>
          </w:rPr>
          <w:t>例2. （</w:t>
        </w:r>
        <w:proofErr w:type="spellStart"/>
        <w:r w:rsidRPr="009364FB">
          <w:rPr>
            <w:rFonts w:ascii="宋体" w:eastAsia="宋体" w:hAnsi="宋体" w:cs="宋体"/>
            <w:b/>
            <w:bCs/>
            <w:color w:val="FF0000"/>
            <w:kern w:val="0"/>
            <w:sz w:val="24"/>
            <w:szCs w:val="24"/>
          </w:rPr>
          <w:t>all_stu</w:t>
        </w:r>
        <w:proofErr w:type="spellEnd"/>
        <w:r w:rsidRPr="009364FB">
          <w:rPr>
            <w:rFonts w:ascii="宋体" w:eastAsia="宋体" w:hAnsi="宋体" w:cs="宋体"/>
            <w:b/>
            <w:bCs/>
            <w:color w:val="FF0000"/>
            <w:kern w:val="0"/>
            <w:sz w:val="24"/>
            <w:szCs w:val="24"/>
          </w:rPr>
          <w:t> 接口：获取所有用户的信息）</w:t>
        </w:r>
      </w:ins>
    </w:p>
    <w:p w:rsidR="009364FB" w:rsidRPr="009364FB" w:rsidRDefault="009364FB" w:rsidP="009364FB">
      <w:pPr>
        <w:widowControl/>
        <w:jc w:val="left"/>
        <w:rPr>
          <w:ins w:id="78" w:author="Unknown"/>
          <w:rFonts w:ascii="宋体" w:eastAsia="宋体" w:hAnsi="宋体" w:cs="宋体"/>
          <w:kern w:val="0"/>
          <w:sz w:val="24"/>
          <w:szCs w:val="24"/>
        </w:rPr>
      </w:pPr>
      <w:proofErr w:type="gramStart"/>
      <w:ins w:id="79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除了例</w:t>
        </w:r>
        <w:proofErr w:type="gram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1这种GET请求，还有些接口发送GET请求时除了发送key-value, 还要将Headers的信息也一起发送过去，这样就可以借助Postman来实现。以下图为例，需要在Headers 里添加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</w:t>
        </w:r>
        <w:proofErr w:type="spellStart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Referer</w:t>
        </w:r>
        <w:proofErr w:type="spellEnd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信息，以获取所有用户的信息。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80" w:author="Unknown"/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9175" cy="1640205"/>
            <wp:effectExtent l="0" t="0" r="0" b="0"/>
            <wp:docPr id="10" name="图片 10" descr="用Postman做接口测试的实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用Postman做接口测试的实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4FB" w:rsidRPr="009364FB" w:rsidRDefault="009364FB" w:rsidP="009364FB">
      <w:pPr>
        <w:widowControl/>
        <w:jc w:val="left"/>
        <w:outlineLvl w:val="2"/>
        <w:rPr>
          <w:ins w:id="81" w:author="Unknown"/>
          <w:rFonts w:ascii="宋体" w:eastAsia="宋体" w:hAnsi="宋体" w:cs="宋体"/>
          <w:b/>
          <w:bCs/>
          <w:kern w:val="0"/>
          <w:sz w:val="27"/>
          <w:szCs w:val="27"/>
        </w:rPr>
      </w:pPr>
      <w:ins w:id="82" w:author="Unknown">
        <w:r w:rsidRPr="009364FB">
          <w:rPr>
            <w:rFonts w:ascii="宋体" w:eastAsia="宋体" w:hAnsi="宋体" w:cs="宋体"/>
            <w:b/>
            <w:bCs/>
            <w:kern w:val="0"/>
            <w:sz w:val="27"/>
            <w:szCs w:val="27"/>
          </w:rPr>
          <w:t> 2. POST请求：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83" w:author="Unknown"/>
          <w:rFonts w:ascii="宋体" w:eastAsia="宋体" w:hAnsi="宋体" w:cs="宋体"/>
          <w:kern w:val="0"/>
          <w:sz w:val="24"/>
          <w:szCs w:val="24"/>
        </w:rPr>
      </w:pPr>
      <w:ins w:id="84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POST 请求不能像GET一样直接在浏览器输入就可以请求，需要借助工具来完成。</w:t>
        </w:r>
      </w:ins>
    </w:p>
    <w:p w:rsidR="009364FB" w:rsidRPr="009364FB" w:rsidRDefault="009364FB" w:rsidP="009364FB">
      <w:pPr>
        <w:widowControl/>
        <w:jc w:val="left"/>
        <w:rPr>
          <w:ins w:id="85" w:author="Unknown"/>
          <w:rFonts w:ascii="宋体" w:eastAsia="宋体" w:hAnsi="宋体" w:cs="宋体"/>
          <w:kern w:val="0"/>
          <w:sz w:val="24"/>
          <w:szCs w:val="24"/>
        </w:rPr>
      </w:pPr>
      <w:ins w:id="86" w:author="Unknown"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 使用方法：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选择请求方式为post，输入请求的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url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，以及输入必要的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"Authorization" , "header"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 和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"Body"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 数据。post请求可以发送key-value, 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json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格式，file等。</w:t>
        </w:r>
      </w:ins>
    </w:p>
    <w:p w:rsidR="009364FB" w:rsidRPr="009364FB" w:rsidRDefault="009364FB" w:rsidP="009364FB">
      <w:pPr>
        <w:widowControl/>
        <w:jc w:val="left"/>
        <w:rPr>
          <w:ins w:id="87" w:author="Unknown"/>
          <w:rFonts w:ascii="宋体" w:eastAsia="宋体" w:hAnsi="宋体" w:cs="宋体"/>
          <w:kern w:val="0"/>
          <w:sz w:val="24"/>
          <w:szCs w:val="24"/>
        </w:rPr>
      </w:pPr>
      <w:ins w:id="88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对于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"Authorization"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的使用，遇到比较多的是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Type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 为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 xml:space="preserve">"Basic </w:t>
        </w:r>
        <w:proofErr w:type="spellStart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Auth</w:t>
        </w:r>
        <w:proofErr w:type="spellEnd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, 然后设置对应的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Username 和Password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。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89" w:author="Unknown"/>
          <w:rFonts w:ascii="宋体" w:eastAsia="宋体" w:hAnsi="宋体" w:cs="宋体"/>
          <w:kern w:val="0"/>
          <w:sz w:val="24"/>
          <w:szCs w:val="24"/>
        </w:rPr>
      </w:pPr>
      <w:ins w:id="90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这里的username, password的值可以通过设置环境变量的方式取得。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91" w:author="Unknown"/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9175" cy="1960880"/>
            <wp:effectExtent l="0" t="0" r="0" b="1270"/>
            <wp:docPr id="9" name="图片 9" descr="用Postman做接口测试的实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用Postman做接口测试的实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4FB" w:rsidRPr="009364FB" w:rsidRDefault="009364FB" w:rsidP="009364FB">
      <w:pPr>
        <w:widowControl/>
        <w:jc w:val="left"/>
        <w:outlineLvl w:val="2"/>
        <w:rPr>
          <w:ins w:id="92" w:author="Unknown"/>
          <w:rFonts w:ascii="宋体" w:eastAsia="宋体" w:hAnsi="宋体" w:cs="宋体"/>
          <w:b/>
          <w:bCs/>
          <w:kern w:val="0"/>
          <w:sz w:val="27"/>
          <w:szCs w:val="27"/>
        </w:rPr>
      </w:pPr>
      <w:proofErr w:type="gramStart"/>
      <w:ins w:id="93" w:author="Unknown">
        <w:r w:rsidRPr="009364FB">
          <w:rPr>
            <w:rFonts w:ascii="宋体" w:eastAsia="宋体" w:hAnsi="宋体" w:cs="宋体"/>
            <w:b/>
            <w:bCs/>
            <w:kern w:val="0"/>
            <w:sz w:val="27"/>
            <w:szCs w:val="27"/>
          </w:rPr>
          <w:t>a</w:t>
        </w:r>
        <w:proofErr w:type="gramEnd"/>
        <w:r w:rsidRPr="009364FB">
          <w:rPr>
            <w:rFonts w:ascii="宋体" w:eastAsia="宋体" w:hAnsi="宋体" w:cs="宋体"/>
            <w:b/>
            <w:bCs/>
            <w:kern w:val="0"/>
            <w:sz w:val="27"/>
            <w:szCs w:val="27"/>
          </w:rPr>
          <w:t>. 用Postman 发送key-value 的请求：</w:t>
        </w:r>
      </w:ins>
    </w:p>
    <w:p w:rsidR="009364FB" w:rsidRPr="009364FB" w:rsidRDefault="009364FB" w:rsidP="009364FB">
      <w:pPr>
        <w:widowControl/>
        <w:jc w:val="left"/>
        <w:rPr>
          <w:ins w:id="94" w:author="Unknown"/>
          <w:rFonts w:ascii="宋体" w:eastAsia="宋体" w:hAnsi="宋体" w:cs="宋体"/>
          <w:kern w:val="0"/>
          <w:sz w:val="24"/>
          <w:szCs w:val="24"/>
        </w:rPr>
      </w:pPr>
      <w:ins w:id="95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以login 接口为例，在Body 中选取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"form-data"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 格式，输入所需的key-value, 选取对应的环境变量。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96" w:author="Unknown"/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9175" cy="3402965"/>
            <wp:effectExtent l="0" t="0" r="0" b="6985"/>
            <wp:docPr id="8" name="图片 8" descr="用Postman做接口测试的实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用Postman做接口测试的实例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4FB" w:rsidRPr="009364FB" w:rsidRDefault="009364FB" w:rsidP="009364FB">
      <w:pPr>
        <w:widowControl/>
        <w:jc w:val="left"/>
        <w:outlineLvl w:val="2"/>
        <w:rPr>
          <w:ins w:id="97" w:author="Unknown"/>
          <w:rFonts w:ascii="宋体" w:eastAsia="宋体" w:hAnsi="宋体" w:cs="宋体"/>
          <w:b/>
          <w:bCs/>
          <w:kern w:val="0"/>
          <w:sz w:val="27"/>
          <w:szCs w:val="27"/>
        </w:rPr>
      </w:pPr>
      <w:proofErr w:type="gramStart"/>
      <w:ins w:id="98" w:author="Unknown">
        <w:r w:rsidRPr="009364FB">
          <w:rPr>
            <w:rFonts w:ascii="宋体" w:eastAsia="宋体" w:hAnsi="宋体" w:cs="宋体"/>
            <w:b/>
            <w:bCs/>
            <w:kern w:val="0"/>
            <w:sz w:val="27"/>
            <w:szCs w:val="27"/>
          </w:rPr>
          <w:t>b</w:t>
        </w:r>
        <w:proofErr w:type="gramEnd"/>
        <w:r w:rsidRPr="009364FB">
          <w:rPr>
            <w:rFonts w:ascii="宋体" w:eastAsia="宋体" w:hAnsi="宋体" w:cs="宋体"/>
            <w:b/>
            <w:bCs/>
            <w:kern w:val="0"/>
            <w:sz w:val="27"/>
            <w:szCs w:val="27"/>
          </w:rPr>
          <w:t>. 用Postman 发送</w:t>
        </w:r>
        <w:proofErr w:type="spellStart"/>
        <w:r w:rsidRPr="009364FB">
          <w:rPr>
            <w:rFonts w:ascii="宋体" w:eastAsia="宋体" w:hAnsi="宋体" w:cs="宋体"/>
            <w:b/>
            <w:bCs/>
            <w:kern w:val="0"/>
            <w:sz w:val="27"/>
            <w:szCs w:val="27"/>
          </w:rPr>
          <w:t>json</w:t>
        </w:r>
        <w:proofErr w:type="spellEnd"/>
        <w:r w:rsidRPr="009364FB">
          <w:rPr>
            <w:rFonts w:ascii="宋体" w:eastAsia="宋体" w:hAnsi="宋体" w:cs="宋体"/>
            <w:b/>
            <w:bCs/>
            <w:kern w:val="0"/>
            <w:sz w:val="27"/>
            <w:szCs w:val="27"/>
          </w:rPr>
          <w:t>格式的请求：</w:t>
        </w:r>
      </w:ins>
    </w:p>
    <w:p w:rsidR="009364FB" w:rsidRPr="009364FB" w:rsidRDefault="009364FB" w:rsidP="009364FB">
      <w:pPr>
        <w:widowControl/>
        <w:jc w:val="left"/>
        <w:rPr>
          <w:ins w:id="99" w:author="Unknown"/>
          <w:rFonts w:ascii="宋体" w:eastAsia="宋体" w:hAnsi="宋体" w:cs="宋体"/>
          <w:kern w:val="0"/>
          <w:sz w:val="24"/>
          <w:szCs w:val="24"/>
        </w:rPr>
      </w:pPr>
      <w:ins w:id="100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以add user 接口为例，在Body 中选取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"raw"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 格式，根据接口文档输入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json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 数据， 有需要应用环境变量的选取环境变量。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01" w:author="Unknown"/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9175" cy="1838325"/>
            <wp:effectExtent l="0" t="0" r="0" b="9525"/>
            <wp:docPr id="7" name="图片 7" descr="用Postman做接口测试的实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用Postman做接口测试的实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4FB" w:rsidRPr="009364FB" w:rsidRDefault="009364FB" w:rsidP="009364FB">
      <w:pPr>
        <w:widowControl/>
        <w:jc w:val="left"/>
        <w:outlineLvl w:val="2"/>
        <w:rPr>
          <w:ins w:id="102" w:author="Unknown"/>
          <w:rFonts w:ascii="宋体" w:eastAsia="宋体" w:hAnsi="宋体" w:cs="宋体"/>
          <w:b/>
          <w:bCs/>
          <w:kern w:val="0"/>
          <w:sz w:val="27"/>
          <w:szCs w:val="27"/>
        </w:rPr>
      </w:pPr>
      <w:proofErr w:type="gramStart"/>
      <w:ins w:id="103" w:author="Unknown">
        <w:r w:rsidRPr="009364FB">
          <w:rPr>
            <w:rFonts w:ascii="宋体" w:eastAsia="宋体" w:hAnsi="宋体" w:cs="宋体"/>
            <w:b/>
            <w:bCs/>
            <w:kern w:val="0"/>
            <w:sz w:val="27"/>
            <w:szCs w:val="27"/>
          </w:rPr>
          <w:t>c</w:t>
        </w:r>
        <w:proofErr w:type="gramEnd"/>
        <w:r w:rsidRPr="009364FB">
          <w:rPr>
            <w:rFonts w:ascii="宋体" w:eastAsia="宋体" w:hAnsi="宋体" w:cs="宋体"/>
            <w:b/>
            <w:bCs/>
            <w:kern w:val="0"/>
            <w:sz w:val="27"/>
            <w:szCs w:val="27"/>
          </w:rPr>
          <w:t>. 用Postman 发送文件的请求：</w:t>
        </w:r>
      </w:ins>
    </w:p>
    <w:p w:rsidR="009364FB" w:rsidRPr="009364FB" w:rsidRDefault="009364FB" w:rsidP="009364FB">
      <w:pPr>
        <w:widowControl/>
        <w:jc w:val="left"/>
        <w:rPr>
          <w:ins w:id="104" w:author="Unknown"/>
          <w:rFonts w:ascii="宋体" w:eastAsia="宋体" w:hAnsi="宋体" w:cs="宋体"/>
          <w:kern w:val="0"/>
          <w:sz w:val="24"/>
          <w:szCs w:val="24"/>
        </w:rPr>
      </w:pPr>
      <w:ins w:id="105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以file upload 接口为例，在Body 中选取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"form-data"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 格式，在key 里输入"file"，在右边的下拉里选取类型为"File"，点击"Choose Files" 就可以上传本</w:t>
        </w:r>
        <w:proofErr w:type="gram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地文件</w:t>
        </w:r>
        <w:proofErr w:type="gram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了。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06" w:author="Unknown"/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9175" cy="2338070"/>
            <wp:effectExtent l="0" t="0" r="0" b="5080"/>
            <wp:docPr id="6" name="图片 6" descr="用Postman做接口测试的实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用Postman做接口测试的实例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4FB" w:rsidRPr="009364FB" w:rsidRDefault="009364FB" w:rsidP="009364FB">
      <w:pPr>
        <w:widowControl/>
        <w:shd w:val="clear" w:color="auto" w:fill="F6F6F6"/>
        <w:spacing w:before="300" w:after="225"/>
        <w:jc w:val="left"/>
        <w:outlineLvl w:val="1"/>
        <w:rPr>
          <w:ins w:id="107" w:author="Unknown"/>
          <w:rFonts w:ascii="宋体" w:eastAsia="宋体" w:hAnsi="宋体" w:cs="宋体"/>
          <w:kern w:val="0"/>
          <w:sz w:val="33"/>
          <w:szCs w:val="33"/>
        </w:rPr>
      </w:pPr>
      <w:ins w:id="108" w:author="Unknown">
        <w:r w:rsidRPr="009364FB">
          <w:rPr>
            <w:rFonts w:ascii="宋体" w:eastAsia="宋体" w:hAnsi="宋体" w:cs="宋体"/>
            <w:kern w:val="0"/>
            <w:sz w:val="33"/>
            <w:szCs w:val="33"/>
          </w:rPr>
          <w:t> </w:t>
        </w:r>
        <w:r w:rsidRPr="009364FB">
          <w:rPr>
            <w:rFonts w:ascii="宋体" w:eastAsia="宋体" w:hAnsi="宋体" w:cs="宋体"/>
            <w:color w:val="FF0000"/>
            <w:kern w:val="0"/>
            <w:sz w:val="33"/>
            <w:szCs w:val="33"/>
          </w:rPr>
          <w:t>三、Pre-</w:t>
        </w:r>
        <w:proofErr w:type="spellStart"/>
        <w:r w:rsidRPr="009364FB">
          <w:rPr>
            <w:rFonts w:ascii="宋体" w:eastAsia="宋体" w:hAnsi="宋体" w:cs="宋体"/>
            <w:color w:val="FF0000"/>
            <w:kern w:val="0"/>
            <w:sz w:val="33"/>
            <w:szCs w:val="33"/>
          </w:rPr>
          <w:t>requestScript</w:t>
        </w:r>
        <w:proofErr w:type="spellEnd"/>
        <w:r w:rsidRPr="009364FB">
          <w:rPr>
            <w:rFonts w:ascii="宋体" w:eastAsia="宋体" w:hAnsi="宋体" w:cs="宋体"/>
            <w:color w:val="FF0000"/>
            <w:kern w:val="0"/>
            <w:sz w:val="33"/>
            <w:szCs w:val="33"/>
          </w:rPr>
          <w:t xml:space="preserve"> 的使用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09" w:author="Unknown"/>
          <w:rFonts w:ascii="宋体" w:eastAsia="宋体" w:hAnsi="宋体" w:cs="宋体"/>
          <w:kern w:val="0"/>
          <w:sz w:val="24"/>
          <w:szCs w:val="24"/>
        </w:rPr>
      </w:pPr>
      <w:ins w:id="110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 对于环境变量和全局变量的使用，除了上面所讲的方法外，也可以用Pre-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requestScript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 方法。</w:t>
        </w:r>
      </w:ins>
    </w:p>
    <w:p w:rsidR="009364FB" w:rsidRPr="009364FB" w:rsidRDefault="009364FB" w:rsidP="009364FB">
      <w:pPr>
        <w:widowControl/>
        <w:jc w:val="left"/>
        <w:rPr>
          <w:ins w:id="111" w:author="Unknown"/>
          <w:rFonts w:ascii="宋体" w:eastAsia="宋体" w:hAnsi="宋体" w:cs="宋体"/>
          <w:kern w:val="0"/>
          <w:sz w:val="24"/>
          <w:szCs w:val="24"/>
        </w:rPr>
      </w:pPr>
      <w:ins w:id="112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以login接口为例，在"Pre-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requestScript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"中设置环境变量 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"username", "</w:t>
        </w:r>
        <w:proofErr w:type="spellStart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passwd</w:t>
        </w:r>
        <w:proofErr w:type="spellEnd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,在Body 中选取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"form-data"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 格式，输入所需的key-value, value即为变量</w:t>
        </w:r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{{username}}, {{</w:t>
        </w:r>
        <w:proofErr w:type="spellStart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passwd</w:t>
        </w:r>
        <w:proofErr w:type="spellEnd"/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}}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。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13" w:author="Unknown"/>
          <w:rFonts w:ascii="宋体" w:eastAsia="宋体" w:hAnsi="宋体" w:cs="宋体"/>
          <w:kern w:val="0"/>
          <w:sz w:val="24"/>
          <w:szCs w:val="24"/>
        </w:rPr>
      </w:pPr>
      <w:proofErr w:type="gramStart"/>
      <w:ins w:id="114" w:author="Unknown"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postman</w:t>
        </w:r>
        <w:proofErr w:type="gramEnd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 xml:space="preserve">. </w:t>
        </w:r>
        <w:proofErr w:type="spellStart"/>
        <w:proofErr w:type="gramStart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setEnvironmentVariable</w:t>
        </w:r>
        <w:proofErr w:type="spellEnd"/>
        <w:proofErr w:type="gramEnd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 xml:space="preserve"> (“</w:t>
        </w:r>
        <w:r w:rsidRPr="009364FB">
          <w:rPr>
            <w:rFonts w:ascii="Arial" w:eastAsia="宋体" w:hAnsi="Arial" w:cs="Arial"/>
            <w:color w:val="0000FF"/>
            <w:kern w:val="0"/>
            <w:sz w:val="24"/>
            <w:szCs w:val="24"/>
            <w:shd w:val="clear" w:color="auto" w:fill="99CCFF"/>
          </w:rPr>
          <w:t>key”, “value”);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15" w:author="Unknown"/>
          <w:rFonts w:ascii="宋体" w:eastAsia="宋体" w:hAnsi="宋体" w:cs="宋体"/>
          <w:kern w:val="0"/>
          <w:sz w:val="24"/>
          <w:szCs w:val="24"/>
        </w:rPr>
      </w:pPr>
      <w:proofErr w:type="gramStart"/>
      <w:ins w:id="116" w:author="Unknown"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postman</w:t>
        </w:r>
        <w:proofErr w:type="gramEnd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 xml:space="preserve">. </w:t>
        </w:r>
        <w:proofErr w:type="spellStart"/>
        <w:proofErr w:type="gramStart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setGlobalVariable</w:t>
        </w:r>
        <w:proofErr w:type="spellEnd"/>
        <w:proofErr w:type="gramEnd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 xml:space="preserve"> (“key”, “</w:t>
        </w:r>
        <w:r w:rsidRPr="009364FB">
          <w:rPr>
            <w:rFonts w:ascii="Arial" w:eastAsia="宋体" w:hAnsi="Arial" w:cs="Arial"/>
            <w:color w:val="0000FF"/>
            <w:kern w:val="0"/>
            <w:sz w:val="24"/>
            <w:szCs w:val="24"/>
            <w:shd w:val="clear" w:color="auto" w:fill="99CCFF"/>
          </w:rPr>
          <w:t>value”);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17" w:author="Unknown"/>
          <w:rFonts w:ascii="宋体" w:eastAsia="宋体" w:hAnsi="宋体" w:cs="宋体"/>
          <w:kern w:val="0"/>
          <w:sz w:val="24"/>
          <w:szCs w:val="24"/>
        </w:rPr>
      </w:pPr>
      <w:proofErr w:type="spellStart"/>
      <w:ins w:id="118" w:author="Unknown"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getEnvironmentVariable</w:t>
        </w:r>
        <w:proofErr w:type="spellEnd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 xml:space="preserve"> ("key");//</w:t>
        </w:r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获取</w:t>
        </w:r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key</w:t>
        </w:r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的环境变量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19" w:author="Unknown"/>
          <w:rFonts w:ascii="宋体" w:eastAsia="宋体" w:hAnsi="宋体" w:cs="宋体"/>
          <w:kern w:val="0"/>
          <w:sz w:val="24"/>
          <w:szCs w:val="24"/>
        </w:rPr>
      </w:pPr>
      <w:proofErr w:type="spellStart"/>
      <w:ins w:id="120" w:author="Unknown"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getGlobalVariable</w:t>
        </w:r>
        <w:proofErr w:type="spellEnd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(“key”);//</w:t>
        </w:r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获取</w:t>
        </w:r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key</w:t>
        </w:r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的全局变量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21" w:author="Unknown"/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9175" cy="3931285"/>
            <wp:effectExtent l="0" t="0" r="0" b="0"/>
            <wp:docPr id="5" name="图片 5" descr="Pre-requestScript 的使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-requestScript 的使用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4FB" w:rsidRPr="009364FB" w:rsidRDefault="009364FB" w:rsidP="009364FB">
      <w:pPr>
        <w:widowControl/>
        <w:shd w:val="clear" w:color="auto" w:fill="F6F6F6"/>
        <w:spacing w:before="300" w:after="225"/>
        <w:jc w:val="left"/>
        <w:outlineLvl w:val="1"/>
        <w:rPr>
          <w:ins w:id="122" w:author="Unknown"/>
          <w:rFonts w:ascii="宋体" w:eastAsia="宋体" w:hAnsi="宋体" w:cs="宋体"/>
          <w:kern w:val="0"/>
          <w:sz w:val="33"/>
          <w:szCs w:val="33"/>
        </w:rPr>
      </w:pPr>
      <w:ins w:id="123" w:author="Unknown">
        <w:r w:rsidRPr="009364FB">
          <w:rPr>
            <w:rFonts w:ascii="宋体" w:eastAsia="宋体" w:hAnsi="宋体" w:cs="宋体"/>
            <w:kern w:val="0"/>
            <w:sz w:val="33"/>
            <w:szCs w:val="33"/>
          </w:rPr>
          <w:t> </w:t>
        </w:r>
        <w:r w:rsidRPr="009364FB">
          <w:rPr>
            <w:rFonts w:ascii="宋体" w:eastAsia="宋体" w:hAnsi="宋体" w:cs="宋体"/>
            <w:color w:val="FF0000"/>
            <w:kern w:val="0"/>
            <w:sz w:val="33"/>
            <w:szCs w:val="33"/>
          </w:rPr>
          <w:t>四、Tests 的使用</w:t>
        </w:r>
      </w:ins>
    </w:p>
    <w:p w:rsidR="009364FB" w:rsidRPr="009364FB" w:rsidRDefault="009364FB" w:rsidP="009364FB">
      <w:pPr>
        <w:widowControl/>
        <w:jc w:val="left"/>
        <w:outlineLvl w:val="2"/>
        <w:rPr>
          <w:ins w:id="124" w:author="Unknown"/>
          <w:rFonts w:ascii="宋体" w:eastAsia="宋体" w:hAnsi="宋体" w:cs="宋体"/>
          <w:b/>
          <w:bCs/>
          <w:kern w:val="0"/>
          <w:sz w:val="27"/>
          <w:szCs w:val="27"/>
        </w:rPr>
      </w:pPr>
      <w:ins w:id="125" w:author="Unknown">
        <w:r w:rsidRPr="009364FB">
          <w:rPr>
            <w:rFonts w:ascii="宋体" w:eastAsia="宋体" w:hAnsi="宋体" w:cs="宋体"/>
            <w:b/>
            <w:bCs/>
            <w:kern w:val="0"/>
            <w:sz w:val="27"/>
            <w:szCs w:val="27"/>
          </w:rPr>
          <w:t>1. Tests 作为测试用例的应用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26" w:author="Unknown"/>
          <w:rFonts w:ascii="宋体" w:eastAsia="宋体" w:hAnsi="宋体" w:cs="宋体"/>
          <w:kern w:val="0"/>
          <w:sz w:val="24"/>
          <w:szCs w:val="24"/>
        </w:rPr>
      </w:pPr>
      <w:ins w:id="127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Tests 主要用来设计用例，比如要测试返回结果是否含有某一字符串，就可以用到 Tests。以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gold_add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 接口为例，来编写测试用例，分别测试返回的结果是否含有，如下所示：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28" w:author="Unknown"/>
          <w:rFonts w:ascii="宋体" w:eastAsia="宋体" w:hAnsi="宋体" w:cs="宋体"/>
          <w:kern w:val="0"/>
          <w:sz w:val="24"/>
          <w:szCs w:val="24"/>
        </w:rPr>
      </w:pPr>
      <w:ins w:id="129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响应成功返回</w:t>
        </w:r>
        <w:r w:rsidRPr="009364FB">
          <w:rPr>
            <w:rFonts w:ascii="宋体" w:eastAsia="宋体" w:hAnsi="宋体" w:cs="宋体"/>
            <w:kern w:val="0"/>
            <w:sz w:val="24"/>
            <w:szCs w:val="24"/>
            <w:shd w:val="clear" w:color="auto" w:fill="00FF00"/>
          </w:rPr>
          <w:t>PASS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, 失败返回</w:t>
        </w:r>
        <w:r w:rsidRPr="009364FB">
          <w:rPr>
            <w:rFonts w:ascii="宋体" w:eastAsia="宋体" w:hAnsi="宋体" w:cs="宋体"/>
            <w:kern w:val="0"/>
            <w:sz w:val="24"/>
            <w:szCs w:val="24"/>
            <w:shd w:val="clear" w:color="auto" w:fill="FF0000"/>
          </w:rPr>
          <w:t>FAIL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t>。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30" w:author="Unknown"/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9175" cy="4572000"/>
            <wp:effectExtent l="0" t="0" r="0" b="0"/>
            <wp:docPr id="4" name="图片 4" descr="Pre-requestScript 的使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e-requestScript 的使用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4FB" w:rsidRPr="009364FB" w:rsidRDefault="009364FB" w:rsidP="009364FB">
      <w:pPr>
        <w:widowControl/>
        <w:jc w:val="left"/>
        <w:outlineLvl w:val="2"/>
        <w:rPr>
          <w:ins w:id="131" w:author="Unknown"/>
          <w:rFonts w:ascii="宋体" w:eastAsia="宋体" w:hAnsi="宋体" w:cs="宋体"/>
          <w:b/>
          <w:bCs/>
          <w:kern w:val="0"/>
          <w:sz w:val="27"/>
          <w:szCs w:val="27"/>
        </w:rPr>
      </w:pPr>
      <w:ins w:id="132" w:author="Unknown">
        <w:r w:rsidRPr="009364FB">
          <w:rPr>
            <w:rFonts w:ascii="宋体" w:eastAsia="宋体" w:hAnsi="宋体" w:cs="宋体"/>
            <w:b/>
            <w:bCs/>
            <w:kern w:val="0"/>
            <w:sz w:val="27"/>
            <w:szCs w:val="27"/>
          </w:rPr>
          <w:t> 常用tests如下：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33" w:author="Unknown"/>
          <w:rFonts w:ascii="宋体" w:eastAsia="宋体" w:hAnsi="宋体" w:cs="宋体"/>
          <w:kern w:val="0"/>
          <w:sz w:val="24"/>
          <w:szCs w:val="24"/>
        </w:rPr>
      </w:pPr>
      <w:ins w:id="134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1.检查response body中是否包含某个string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br/>
          <w:t xml:space="preserve">tests["Body matches string"] = 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responseBody.</w:t>
        </w:r>
        <w:proofErr w:type="gram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has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(</w:t>
        </w:r>
        <w:proofErr w:type="gram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"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string_you_want_to_search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");</w:t>
        </w:r>
      </w:ins>
    </w:p>
    <w:p w:rsidR="009364FB" w:rsidRPr="009364FB" w:rsidRDefault="009364FB" w:rsidP="009364FB">
      <w:pPr>
        <w:widowControl/>
        <w:jc w:val="left"/>
        <w:rPr>
          <w:ins w:id="135" w:author="Unknown"/>
          <w:rFonts w:ascii="宋体" w:eastAsia="宋体" w:hAnsi="宋体" w:cs="宋体"/>
          <w:kern w:val="0"/>
          <w:sz w:val="24"/>
          <w:szCs w:val="24"/>
        </w:rPr>
      </w:pPr>
      <w:ins w:id="136" w:author="Unknown">
        <w:r w:rsidRPr="009364FB">
          <w:rPr>
            <w:rFonts w:ascii="宋体" w:eastAsia="宋体" w:hAnsi="宋体" w:cs="宋体"/>
            <w:b/>
            <w:bCs/>
            <w:kern w:val="0"/>
            <w:sz w:val="24"/>
            <w:szCs w:val="24"/>
          </w:rPr>
          <w:t>注意："Body matches string" 需唯一。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37" w:author="Unknown"/>
          <w:rFonts w:ascii="宋体" w:eastAsia="宋体" w:hAnsi="宋体" w:cs="宋体"/>
          <w:kern w:val="0"/>
          <w:sz w:val="24"/>
          <w:szCs w:val="24"/>
        </w:rPr>
      </w:pPr>
      <w:ins w:id="138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2.检测JSON中的某个值是否等于预期的值</w:t>
        </w:r>
      </w:ins>
    </w:p>
    <w:p w:rsidR="009364FB" w:rsidRPr="009364FB" w:rsidRDefault="009364FB" w:rsidP="009364FB">
      <w:pPr>
        <w:widowControl/>
        <w:shd w:val="clear" w:color="auto" w:fill="EEEEEE"/>
        <w:jc w:val="left"/>
        <w:rPr>
          <w:ins w:id="139" w:author="Unknown"/>
          <w:rFonts w:ascii="Verdana" w:eastAsia="宋体" w:hAnsi="Verdana" w:cs="宋体"/>
          <w:kern w:val="0"/>
          <w:szCs w:val="21"/>
        </w:rPr>
      </w:pPr>
      <w:proofErr w:type="spellStart"/>
      <w:proofErr w:type="gramStart"/>
      <w:ins w:id="140" w:author="Unknown">
        <w:r w:rsidRPr="009364FB">
          <w:rPr>
            <w:rFonts w:ascii="Verdana" w:eastAsia="宋体" w:hAnsi="Verdana" w:cs="宋体"/>
            <w:kern w:val="0"/>
            <w:szCs w:val="21"/>
          </w:rPr>
          <w:t>var</w:t>
        </w:r>
        <w:proofErr w:type="spellEnd"/>
        <w:proofErr w:type="gramEnd"/>
        <w:r w:rsidRPr="009364FB">
          <w:rPr>
            <w:rFonts w:ascii="Verdana" w:eastAsia="宋体" w:hAnsi="Verdana" w:cs="宋体"/>
            <w:kern w:val="0"/>
            <w:szCs w:val="21"/>
          </w:rPr>
          <w:t xml:space="preserve"> data = </w:t>
        </w:r>
        <w:proofErr w:type="spellStart"/>
        <w:r w:rsidRPr="009364FB">
          <w:rPr>
            <w:rFonts w:ascii="Verdana" w:eastAsia="宋体" w:hAnsi="Verdana" w:cs="宋体"/>
            <w:kern w:val="0"/>
            <w:szCs w:val="21"/>
          </w:rPr>
          <w:t>JSON.parse</w:t>
        </w:r>
        <w:proofErr w:type="spellEnd"/>
        <w:r w:rsidRPr="009364FB">
          <w:rPr>
            <w:rFonts w:ascii="Verdana" w:eastAsia="宋体" w:hAnsi="Verdana" w:cs="宋体"/>
            <w:kern w:val="0"/>
            <w:szCs w:val="21"/>
          </w:rPr>
          <w:t>(</w:t>
        </w:r>
        <w:proofErr w:type="spellStart"/>
        <w:r w:rsidRPr="009364FB">
          <w:rPr>
            <w:rFonts w:ascii="Verdana" w:eastAsia="宋体" w:hAnsi="Verdana" w:cs="宋体"/>
            <w:kern w:val="0"/>
            <w:szCs w:val="21"/>
          </w:rPr>
          <w:t>responseBody</w:t>
        </w:r>
        <w:proofErr w:type="spellEnd"/>
        <w:r w:rsidRPr="009364FB">
          <w:rPr>
            <w:rFonts w:ascii="Verdana" w:eastAsia="宋体" w:hAnsi="Verdana" w:cs="宋体"/>
            <w:kern w:val="0"/>
            <w:szCs w:val="21"/>
          </w:rPr>
          <w:t>);</w:t>
        </w:r>
      </w:ins>
    </w:p>
    <w:p w:rsidR="009364FB" w:rsidRPr="009364FB" w:rsidRDefault="009364FB" w:rsidP="009364FB">
      <w:pPr>
        <w:widowControl/>
        <w:shd w:val="clear" w:color="auto" w:fill="EEEEEE"/>
        <w:jc w:val="left"/>
        <w:rPr>
          <w:ins w:id="141" w:author="Unknown"/>
          <w:rFonts w:ascii="Verdana" w:eastAsia="宋体" w:hAnsi="Verdana" w:cs="宋体"/>
          <w:kern w:val="0"/>
          <w:szCs w:val="21"/>
        </w:rPr>
      </w:pPr>
      <w:proofErr w:type="gramStart"/>
      <w:ins w:id="142" w:author="Unknown">
        <w:r w:rsidRPr="009364FB">
          <w:rPr>
            <w:rFonts w:ascii="Verdana" w:eastAsia="宋体" w:hAnsi="Verdana" w:cs="宋体"/>
            <w:kern w:val="0"/>
            <w:szCs w:val="21"/>
          </w:rPr>
          <w:t>tests[</w:t>
        </w:r>
        <w:proofErr w:type="gramEnd"/>
        <w:r w:rsidRPr="009364FB">
          <w:rPr>
            <w:rFonts w:ascii="Verdana" w:eastAsia="宋体" w:hAnsi="Verdana" w:cs="宋体"/>
            <w:kern w:val="0"/>
            <w:szCs w:val="21"/>
          </w:rPr>
          <w:t xml:space="preserve">"Your test name"] = </w:t>
        </w:r>
        <w:proofErr w:type="spellStart"/>
        <w:r w:rsidRPr="009364FB">
          <w:rPr>
            <w:rFonts w:ascii="Verdana" w:eastAsia="宋体" w:hAnsi="Verdana" w:cs="宋体"/>
            <w:kern w:val="0"/>
            <w:szCs w:val="21"/>
          </w:rPr>
          <w:t>data.value</w:t>
        </w:r>
        <w:proofErr w:type="spellEnd"/>
        <w:r w:rsidRPr="009364FB">
          <w:rPr>
            <w:rFonts w:ascii="Verdana" w:eastAsia="宋体" w:hAnsi="Verdana" w:cs="宋体"/>
            <w:kern w:val="0"/>
            <w:szCs w:val="21"/>
          </w:rPr>
          <w:t xml:space="preserve"> === 100;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43" w:author="Unknown"/>
          <w:rFonts w:ascii="宋体" w:eastAsia="宋体" w:hAnsi="宋体" w:cs="宋体"/>
          <w:kern w:val="0"/>
          <w:sz w:val="24"/>
          <w:szCs w:val="24"/>
        </w:rPr>
      </w:pPr>
      <w:proofErr w:type="spellStart"/>
      <w:ins w:id="144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JSON.parse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()方法，把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json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字符串转化为对象。parse()会进行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json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格式的检查是一个安全的函数。 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45" w:author="Unknown"/>
          <w:rFonts w:ascii="宋体" w:eastAsia="宋体" w:hAnsi="宋体" w:cs="宋体"/>
          <w:kern w:val="0"/>
          <w:sz w:val="24"/>
          <w:szCs w:val="24"/>
        </w:rPr>
      </w:pPr>
      <w:ins w:id="146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如：检查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json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中某个数组元素的个数(这里检测programs的长度)</w:t>
        </w:r>
      </w:ins>
    </w:p>
    <w:p w:rsidR="009364FB" w:rsidRPr="009364FB" w:rsidRDefault="009364FB" w:rsidP="009364FB">
      <w:pPr>
        <w:widowControl/>
        <w:shd w:val="clear" w:color="auto" w:fill="EEEEEE"/>
        <w:jc w:val="left"/>
        <w:rPr>
          <w:ins w:id="147" w:author="Unknown"/>
          <w:rFonts w:ascii="Verdana" w:eastAsia="宋体" w:hAnsi="Verdana" w:cs="宋体"/>
          <w:kern w:val="0"/>
          <w:szCs w:val="21"/>
        </w:rPr>
      </w:pPr>
      <w:proofErr w:type="spellStart"/>
      <w:proofErr w:type="gramStart"/>
      <w:ins w:id="148" w:author="Unknown">
        <w:r w:rsidRPr="009364FB">
          <w:rPr>
            <w:rFonts w:ascii="Verdana" w:eastAsia="宋体" w:hAnsi="Verdana" w:cs="宋体"/>
            <w:kern w:val="0"/>
            <w:szCs w:val="21"/>
          </w:rPr>
          <w:t>var</w:t>
        </w:r>
        <w:proofErr w:type="spellEnd"/>
        <w:proofErr w:type="gramEnd"/>
        <w:r w:rsidRPr="009364FB">
          <w:rPr>
            <w:rFonts w:ascii="Verdana" w:eastAsia="宋体" w:hAnsi="Verdana" w:cs="宋体"/>
            <w:kern w:val="0"/>
            <w:szCs w:val="21"/>
          </w:rPr>
          <w:t xml:space="preserve"> data = </w:t>
        </w:r>
        <w:proofErr w:type="spellStart"/>
        <w:r w:rsidRPr="009364FB">
          <w:rPr>
            <w:rFonts w:ascii="Verdana" w:eastAsia="宋体" w:hAnsi="Verdana" w:cs="宋体"/>
            <w:kern w:val="0"/>
            <w:szCs w:val="21"/>
          </w:rPr>
          <w:t>JSON.parse</w:t>
        </w:r>
        <w:proofErr w:type="spellEnd"/>
        <w:r w:rsidRPr="009364FB">
          <w:rPr>
            <w:rFonts w:ascii="Verdana" w:eastAsia="宋体" w:hAnsi="Verdana" w:cs="宋体"/>
            <w:kern w:val="0"/>
            <w:szCs w:val="21"/>
          </w:rPr>
          <w:t>(</w:t>
        </w:r>
        <w:proofErr w:type="spellStart"/>
        <w:r w:rsidRPr="009364FB">
          <w:rPr>
            <w:rFonts w:ascii="Verdana" w:eastAsia="宋体" w:hAnsi="Verdana" w:cs="宋体"/>
            <w:kern w:val="0"/>
            <w:szCs w:val="21"/>
          </w:rPr>
          <w:t>responseBody</w:t>
        </w:r>
        <w:proofErr w:type="spellEnd"/>
        <w:r w:rsidRPr="009364FB">
          <w:rPr>
            <w:rFonts w:ascii="Verdana" w:eastAsia="宋体" w:hAnsi="Verdana" w:cs="宋体"/>
            <w:kern w:val="0"/>
            <w:szCs w:val="21"/>
          </w:rPr>
          <w:t>);</w:t>
        </w:r>
      </w:ins>
    </w:p>
    <w:p w:rsidR="009364FB" w:rsidRPr="009364FB" w:rsidRDefault="009364FB" w:rsidP="009364FB">
      <w:pPr>
        <w:widowControl/>
        <w:shd w:val="clear" w:color="auto" w:fill="EEEEEE"/>
        <w:jc w:val="left"/>
        <w:rPr>
          <w:ins w:id="149" w:author="Unknown"/>
          <w:rFonts w:ascii="Verdana" w:eastAsia="宋体" w:hAnsi="Verdana" w:cs="宋体"/>
          <w:kern w:val="0"/>
          <w:szCs w:val="21"/>
        </w:rPr>
      </w:pPr>
      <w:proofErr w:type="gramStart"/>
      <w:ins w:id="150" w:author="Unknown">
        <w:r w:rsidRPr="009364FB">
          <w:rPr>
            <w:rFonts w:ascii="Verdana" w:eastAsia="宋体" w:hAnsi="Verdana" w:cs="宋体"/>
            <w:kern w:val="0"/>
            <w:szCs w:val="21"/>
          </w:rPr>
          <w:t>tests[</w:t>
        </w:r>
        <w:proofErr w:type="gramEnd"/>
        <w:r w:rsidRPr="009364FB">
          <w:rPr>
            <w:rFonts w:ascii="Verdana" w:eastAsia="宋体" w:hAnsi="Verdana" w:cs="宋体"/>
            <w:kern w:val="0"/>
            <w:szCs w:val="21"/>
          </w:rPr>
          <w:t xml:space="preserve">"program's </w:t>
        </w:r>
        <w:proofErr w:type="spellStart"/>
        <w:r w:rsidRPr="009364FB">
          <w:rPr>
            <w:rFonts w:ascii="Verdana" w:eastAsia="宋体" w:hAnsi="Verdana" w:cs="宋体"/>
            <w:kern w:val="0"/>
            <w:szCs w:val="21"/>
          </w:rPr>
          <w:t>lenght</w:t>
        </w:r>
        <w:proofErr w:type="spellEnd"/>
        <w:r w:rsidRPr="009364FB">
          <w:rPr>
            <w:rFonts w:ascii="Verdana" w:eastAsia="宋体" w:hAnsi="Verdana" w:cs="宋体"/>
            <w:kern w:val="0"/>
            <w:szCs w:val="21"/>
          </w:rPr>
          <w:t xml:space="preserve">"] = </w:t>
        </w:r>
        <w:proofErr w:type="spellStart"/>
        <w:r w:rsidRPr="009364FB">
          <w:rPr>
            <w:rFonts w:ascii="Verdana" w:eastAsia="宋体" w:hAnsi="Verdana" w:cs="宋体"/>
            <w:kern w:val="0"/>
            <w:szCs w:val="21"/>
          </w:rPr>
          <w:t>data.programs.length</w:t>
        </w:r>
        <w:proofErr w:type="spellEnd"/>
        <w:r w:rsidRPr="009364FB">
          <w:rPr>
            <w:rFonts w:ascii="Verdana" w:eastAsia="宋体" w:hAnsi="Verdana" w:cs="宋体"/>
            <w:kern w:val="0"/>
            <w:szCs w:val="21"/>
          </w:rPr>
          <w:t xml:space="preserve"> === 5;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51" w:author="Unknown"/>
          <w:rFonts w:ascii="宋体" w:eastAsia="宋体" w:hAnsi="宋体" w:cs="宋体"/>
          <w:kern w:val="0"/>
          <w:sz w:val="24"/>
          <w:szCs w:val="24"/>
        </w:rPr>
      </w:pPr>
      <w:ins w:id="152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3.检查response body是否与某个string相等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br/>
          <w:t>4.转换XML body为JSON对象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br/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var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jsonObject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 = xml2Json(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responseBody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);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53" w:author="Unknown"/>
          <w:rFonts w:ascii="宋体" w:eastAsia="宋体" w:hAnsi="宋体" w:cs="宋体"/>
          <w:kern w:val="0"/>
          <w:sz w:val="24"/>
          <w:szCs w:val="24"/>
        </w:rPr>
      </w:pPr>
      <w:proofErr w:type="gramStart"/>
      <w:ins w:id="154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lastRenderedPageBreak/>
          <w:t>tests[</w:t>
        </w:r>
        <w:proofErr w:type="gram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"Body is correct"] = 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responseBody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 === "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response_body_string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";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55" w:author="Unknown"/>
          <w:rFonts w:ascii="宋体" w:eastAsia="宋体" w:hAnsi="宋体" w:cs="宋体"/>
          <w:kern w:val="0"/>
          <w:sz w:val="24"/>
          <w:szCs w:val="24"/>
        </w:rPr>
      </w:pPr>
      <w:ins w:id="156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5.测试response Headers中的某个元素是否存在(如:Content-Type)</w:t>
        </w:r>
      </w:ins>
    </w:p>
    <w:p w:rsidR="009364FB" w:rsidRPr="009364FB" w:rsidRDefault="009364FB" w:rsidP="009364FB">
      <w:pPr>
        <w:widowControl/>
        <w:shd w:val="clear" w:color="auto" w:fill="EEEEEE"/>
        <w:jc w:val="left"/>
        <w:rPr>
          <w:ins w:id="157" w:author="Unknown"/>
          <w:rFonts w:ascii="Verdana" w:eastAsia="宋体" w:hAnsi="Verdana" w:cs="宋体"/>
          <w:kern w:val="0"/>
          <w:szCs w:val="21"/>
        </w:rPr>
      </w:pPr>
      <w:proofErr w:type="gramStart"/>
      <w:ins w:id="158" w:author="Unknown">
        <w:r w:rsidRPr="009364FB">
          <w:rPr>
            <w:rFonts w:ascii="Verdana" w:eastAsia="宋体" w:hAnsi="Verdana" w:cs="宋体"/>
            <w:kern w:val="0"/>
            <w:szCs w:val="21"/>
          </w:rPr>
          <w:t>tests[</w:t>
        </w:r>
        <w:proofErr w:type="gramEnd"/>
        <w:r w:rsidRPr="009364FB">
          <w:rPr>
            <w:rFonts w:ascii="Verdana" w:eastAsia="宋体" w:hAnsi="Verdana" w:cs="宋体"/>
            <w:kern w:val="0"/>
            <w:szCs w:val="21"/>
          </w:rPr>
          <w:t xml:space="preserve">"Content-Type is present"] = </w:t>
        </w:r>
        <w:proofErr w:type="spellStart"/>
        <w:r w:rsidRPr="009364FB">
          <w:rPr>
            <w:rFonts w:ascii="Verdana" w:eastAsia="宋体" w:hAnsi="Verdana" w:cs="宋体"/>
            <w:kern w:val="0"/>
            <w:szCs w:val="21"/>
          </w:rPr>
          <w:t>postman.getResponseHeader</w:t>
        </w:r>
        <w:proofErr w:type="spellEnd"/>
        <w:r w:rsidRPr="009364FB">
          <w:rPr>
            <w:rFonts w:ascii="Verdana" w:eastAsia="宋体" w:hAnsi="Verdana" w:cs="宋体"/>
            <w:kern w:val="0"/>
            <w:szCs w:val="21"/>
          </w:rPr>
          <w:t>("Content-Type"); </w:t>
        </w:r>
      </w:ins>
    </w:p>
    <w:p w:rsidR="009364FB" w:rsidRPr="009364FB" w:rsidRDefault="009364FB" w:rsidP="009364FB">
      <w:pPr>
        <w:widowControl/>
        <w:shd w:val="clear" w:color="auto" w:fill="EEEEEE"/>
        <w:jc w:val="left"/>
        <w:rPr>
          <w:ins w:id="159" w:author="Unknown"/>
          <w:rFonts w:ascii="Verdana" w:eastAsia="宋体" w:hAnsi="Verdana" w:cs="宋体"/>
          <w:kern w:val="0"/>
          <w:szCs w:val="21"/>
        </w:rPr>
      </w:pPr>
      <w:ins w:id="160" w:author="Unknown">
        <w:r w:rsidRPr="009364FB">
          <w:rPr>
            <w:rFonts w:ascii="Verdana" w:eastAsia="宋体" w:hAnsi="Verdana" w:cs="宋体"/>
            <w:kern w:val="0"/>
            <w:szCs w:val="21"/>
          </w:rPr>
          <w:t>//</w:t>
        </w:r>
        <w:proofErr w:type="spellStart"/>
        <w:r w:rsidRPr="009364FB">
          <w:rPr>
            <w:rFonts w:ascii="Verdana" w:eastAsia="宋体" w:hAnsi="Verdana" w:cs="宋体"/>
            <w:kern w:val="0"/>
            <w:szCs w:val="21"/>
          </w:rPr>
          <w:t>getResponseHeader</w:t>
        </w:r>
        <w:proofErr w:type="spellEnd"/>
        <w:r w:rsidRPr="009364FB">
          <w:rPr>
            <w:rFonts w:ascii="Verdana" w:eastAsia="宋体" w:hAnsi="Verdana" w:cs="宋体"/>
            <w:kern w:val="0"/>
            <w:szCs w:val="21"/>
          </w:rPr>
          <w:t>()</w:t>
        </w:r>
        <w:r w:rsidRPr="009364FB">
          <w:rPr>
            <w:rFonts w:ascii="Verdana" w:eastAsia="宋体" w:hAnsi="Verdana" w:cs="宋体"/>
            <w:kern w:val="0"/>
            <w:szCs w:val="21"/>
          </w:rPr>
          <w:t>方法会返回</w:t>
        </w:r>
        <w:r w:rsidRPr="009364FB">
          <w:rPr>
            <w:rFonts w:ascii="Verdana" w:eastAsia="宋体" w:hAnsi="Verdana" w:cs="宋体"/>
            <w:kern w:val="0"/>
            <w:szCs w:val="21"/>
          </w:rPr>
          <w:t>header</w:t>
        </w:r>
        <w:r w:rsidRPr="009364FB">
          <w:rPr>
            <w:rFonts w:ascii="Verdana" w:eastAsia="宋体" w:hAnsi="Verdana" w:cs="宋体"/>
            <w:kern w:val="0"/>
            <w:szCs w:val="21"/>
          </w:rPr>
          <w:t>的值，如果该值存在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61" w:author="Unknown"/>
          <w:rFonts w:ascii="宋体" w:eastAsia="宋体" w:hAnsi="宋体" w:cs="宋体"/>
          <w:kern w:val="0"/>
          <w:sz w:val="24"/>
          <w:szCs w:val="24"/>
        </w:rPr>
      </w:pPr>
      <w:ins w:id="162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或者： 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63" w:author="Unknown"/>
          <w:rFonts w:ascii="宋体" w:eastAsia="宋体" w:hAnsi="宋体" w:cs="宋体"/>
          <w:kern w:val="0"/>
          <w:sz w:val="24"/>
          <w:szCs w:val="24"/>
        </w:rPr>
      </w:pPr>
      <w:ins w:id="164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tests["Content-Type is present"] = 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responseHeaders.hasOwnProperty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("Content-Type");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br/>
          <w:t>上面的方法，不区分大小写。下面的方法，要区分大小写。 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65" w:author="Unknown"/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55720" cy="2601595"/>
            <wp:effectExtent l="0" t="0" r="0" b="8255"/>
            <wp:docPr id="3" name="图片 3" descr="https://images2017.cnblogs.com/blog/412654/201712/412654-20171213163841207-758879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7.cnblogs.com/blog/412654/201712/412654-20171213163841207-7588796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4FB" w:rsidRPr="009364FB" w:rsidRDefault="009364FB" w:rsidP="009364FB">
      <w:pPr>
        <w:widowControl/>
        <w:spacing w:before="90" w:after="90"/>
        <w:jc w:val="left"/>
        <w:rPr>
          <w:ins w:id="166" w:author="Unknown"/>
          <w:rFonts w:ascii="宋体" w:eastAsia="宋体" w:hAnsi="宋体" w:cs="宋体"/>
          <w:kern w:val="0"/>
          <w:sz w:val="24"/>
          <w:szCs w:val="24"/>
        </w:rPr>
      </w:pPr>
      <w:ins w:id="167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6.验证Status code的值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68" w:author="Unknown"/>
          <w:rFonts w:ascii="宋体" w:eastAsia="宋体" w:hAnsi="宋体" w:cs="宋体"/>
          <w:kern w:val="0"/>
          <w:sz w:val="24"/>
          <w:szCs w:val="24"/>
        </w:rPr>
      </w:pPr>
      <w:proofErr w:type="gramStart"/>
      <w:ins w:id="169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tests[</w:t>
        </w:r>
        <w:proofErr w:type="gram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"Status code is 200"] = 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responseCode.code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 === 200;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70" w:author="Unknown"/>
          <w:rFonts w:ascii="宋体" w:eastAsia="宋体" w:hAnsi="宋体" w:cs="宋体"/>
          <w:kern w:val="0"/>
          <w:sz w:val="24"/>
          <w:szCs w:val="24"/>
        </w:rPr>
      </w:pPr>
      <w:ins w:id="171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7.验证Response time是否小于某个值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br/>
          <w:t xml:space="preserve">tests["Response time is less than 200ms"] = 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responseTime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 &lt; 200;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72" w:author="Unknown"/>
          <w:rFonts w:ascii="宋体" w:eastAsia="宋体" w:hAnsi="宋体" w:cs="宋体"/>
          <w:kern w:val="0"/>
          <w:sz w:val="24"/>
          <w:szCs w:val="24"/>
        </w:rPr>
      </w:pPr>
      <w:ins w:id="173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8.name是否包含某个值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br/>
          <w:t xml:space="preserve">tests["Status code name has string"] = 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responseCode.</w:t>
        </w:r>
        <w:proofErr w:type="gram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name.has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(</w:t>
        </w:r>
        <w:proofErr w:type="gram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"Created");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74" w:author="Unknown"/>
          <w:rFonts w:ascii="宋体" w:eastAsia="宋体" w:hAnsi="宋体" w:cs="宋体"/>
          <w:kern w:val="0"/>
          <w:sz w:val="24"/>
          <w:szCs w:val="24"/>
        </w:rPr>
      </w:pPr>
      <w:ins w:id="175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9.POST 请求的状态响应</w:t>
        </w:r>
        <w:proofErr w:type="gram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码是否</w:t>
        </w:r>
        <w:proofErr w:type="gram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是某个值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br/>
          <w:t xml:space="preserve">tests["Successful POST request"] = 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responseCode.</w:t>
        </w:r>
        <w:proofErr w:type="gram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code</w:t>
        </w:r>
        <w:proofErr w:type="spellEnd"/>
        <w:proofErr w:type="gram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 === 201 || 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responseCode.code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 === 202;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176" w:author="Unknown"/>
          <w:rFonts w:ascii="宋体" w:eastAsia="宋体" w:hAnsi="宋体" w:cs="宋体"/>
          <w:kern w:val="0"/>
          <w:sz w:val="24"/>
          <w:szCs w:val="24"/>
        </w:rPr>
      </w:pPr>
      <w:ins w:id="177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10.很小的JSON数据验证器</w:t>
        </w:r>
      </w:ins>
    </w:p>
    <w:p w:rsidR="009364FB" w:rsidRPr="009364FB" w:rsidRDefault="009364FB" w:rsidP="009364FB">
      <w:pPr>
        <w:widowControl/>
        <w:shd w:val="clear" w:color="auto" w:fill="EEEEEE"/>
        <w:jc w:val="left"/>
        <w:rPr>
          <w:ins w:id="178" w:author="Unknown"/>
          <w:rFonts w:ascii="Verdana" w:eastAsia="宋体" w:hAnsi="Verdana" w:cs="宋体"/>
          <w:kern w:val="0"/>
          <w:szCs w:val="21"/>
        </w:rPr>
      </w:pPr>
      <w:proofErr w:type="spellStart"/>
      <w:proofErr w:type="gramStart"/>
      <w:ins w:id="179" w:author="Unknown">
        <w:r w:rsidRPr="009364FB">
          <w:rPr>
            <w:rFonts w:ascii="Verdana" w:eastAsia="宋体" w:hAnsi="Verdana" w:cs="宋体"/>
            <w:kern w:val="0"/>
            <w:szCs w:val="21"/>
          </w:rPr>
          <w:t>var</w:t>
        </w:r>
        <w:proofErr w:type="spellEnd"/>
        <w:proofErr w:type="gramEnd"/>
        <w:r w:rsidRPr="009364FB">
          <w:rPr>
            <w:rFonts w:ascii="Verdana" w:eastAsia="宋体" w:hAnsi="Verdana" w:cs="宋体"/>
            <w:kern w:val="0"/>
            <w:szCs w:val="21"/>
          </w:rPr>
          <w:t xml:space="preserve"> schema = {</w:t>
        </w:r>
      </w:ins>
    </w:p>
    <w:p w:rsidR="009364FB" w:rsidRPr="009364FB" w:rsidRDefault="009364FB" w:rsidP="009364FB">
      <w:pPr>
        <w:widowControl/>
        <w:shd w:val="clear" w:color="auto" w:fill="EEEEEE"/>
        <w:jc w:val="left"/>
        <w:rPr>
          <w:ins w:id="180" w:author="Unknown"/>
          <w:rFonts w:ascii="Verdana" w:eastAsia="宋体" w:hAnsi="Verdana" w:cs="宋体"/>
          <w:kern w:val="0"/>
          <w:szCs w:val="21"/>
        </w:rPr>
      </w:pPr>
      <w:ins w:id="181" w:author="Unknown">
        <w:r w:rsidRPr="009364FB">
          <w:rPr>
            <w:rFonts w:ascii="Verdana" w:eastAsia="宋体" w:hAnsi="Verdana" w:cs="宋体"/>
            <w:kern w:val="0"/>
            <w:szCs w:val="21"/>
          </w:rPr>
          <w:t>"</w:t>
        </w:r>
        <w:proofErr w:type="gramStart"/>
        <w:r w:rsidRPr="009364FB">
          <w:rPr>
            <w:rFonts w:ascii="Verdana" w:eastAsia="宋体" w:hAnsi="Verdana" w:cs="宋体"/>
            <w:kern w:val="0"/>
            <w:szCs w:val="21"/>
          </w:rPr>
          <w:t>items</w:t>
        </w:r>
        <w:proofErr w:type="gramEnd"/>
        <w:r w:rsidRPr="009364FB">
          <w:rPr>
            <w:rFonts w:ascii="Verdana" w:eastAsia="宋体" w:hAnsi="Verdana" w:cs="宋体"/>
            <w:kern w:val="0"/>
            <w:szCs w:val="21"/>
          </w:rPr>
          <w:t>": {</w:t>
        </w:r>
      </w:ins>
    </w:p>
    <w:p w:rsidR="009364FB" w:rsidRPr="009364FB" w:rsidRDefault="009364FB" w:rsidP="009364FB">
      <w:pPr>
        <w:widowControl/>
        <w:shd w:val="clear" w:color="auto" w:fill="EEEEEE"/>
        <w:jc w:val="left"/>
        <w:rPr>
          <w:ins w:id="182" w:author="Unknown"/>
          <w:rFonts w:ascii="Verdana" w:eastAsia="宋体" w:hAnsi="Verdana" w:cs="宋体"/>
          <w:kern w:val="0"/>
          <w:szCs w:val="21"/>
        </w:rPr>
      </w:pPr>
      <w:ins w:id="183" w:author="Unknown">
        <w:r w:rsidRPr="009364FB">
          <w:rPr>
            <w:rFonts w:ascii="Verdana" w:eastAsia="宋体" w:hAnsi="Verdana" w:cs="宋体"/>
            <w:kern w:val="0"/>
            <w:szCs w:val="21"/>
          </w:rPr>
          <w:t>"</w:t>
        </w:r>
        <w:proofErr w:type="gramStart"/>
        <w:r w:rsidRPr="009364FB">
          <w:rPr>
            <w:rFonts w:ascii="Verdana" w:eastAsia="宋体" w:hAnsi="Verdana" w:cs="宋体"/>
            <w:kern w:val="0"/>
            <w:szCs w:val="21"/>
          </w:rPr>
          <w:t>type</w:t>
        </w:r>
        <w:proofErr w:type="gramEnd"/>
        <w:r w:rsidRPr="009364FB">
          <w:rPr>
            <w:rFonts w:ascii="Verdana" w:eastAsia="宋体" w:hAnsi="Verdana" w:cs="宋体"/>
            <w:kern w:val="0"/>
            <w:szCs w:val="21"/>
          </w:rPr>
          <w:t>": "</w:t>
        </w:r>
        <w:proofErr w:type="spellStart"/>
        <w:r w:rsidRPr="009364FB">
          <w:rPr>
            <w:rFonts w:ascii="Verdana" w:eastAsia="宋体" w:hAnsi="Verdana" w:cs="宋体"/>
            <w:kern w:val="0"/>
            <w:szCs w:val="21"/>
          </w:rPr>
          <w:t>boolean</w:t>
        </w:r>
        <w:proofErr w:type="spellEnd"/>
        <w:r w:rsidRPr="009364FB">
          <w:rPr>
            <w:rFonts w:ascii="Verdana" w:eastAsia="宋体" w:hAnsi="Verdana" w:cs="宋体"/>
            <w:kern w:val="0"/>
            <w:szCs w:val="21"/>
          </w:rPr>
          <w:t>"</w:t>
        </w:r>
      </w:ins>
    </w:p>
    <w:p w:rsidR="009364FB" w:rsidRPr="009364FB" w:rsidRDefault="009364FB" w:rsidP="009364FB">
      <w:pPr>
        <w:widowControl/>
        <w:shd w:val="clear" w:color="auto" w:fill="EEEEEE"/>
        <w:jc w:val="left"/>
        <w:rPr>
          <w:ins w:id="184" w:author="Unknown"/>
          <w:rFonts w:ascii="Verdana" w:eastAsia="宋体" w:hAnsi="Verdana" w:cs="宋体"/>
          <w:kern w:val="0"/>
          <w:szCs w:val="21"/>
        </w:rPr>
      </w:pPr>
      <w:ins w:id="185" w:author="Unknown">
        <w:r w:rsidRPr="009364FB">
          <w:rPr>
            <w:rFonts w:ascii="Verdana" w:eastAsia="宋体" w:hAnsi="Verdana" w:cs="宋体"/>
            <w:kern w:val="0"/>
            <w:szCs w:val="21"/>
          </w:rPr>
          <w:t>}</w:t>
        </w:r>
      </w:ins>
    </w:p>
    <w:p w:rsidR="009364FB" w:rsidRPr="009364FB" w:rsidRDefault="009364FB" w:rsidP="009364FB">
      <w:pPr>
        <w:widowControl/>
        <w:shd w:val="clear" w:color="auto" w:fill="EEEEEE"/>
        <w:jc w:val="left"/>
        <w:rPr>
          <w:ins w:id="186" w:author="Unknown"/>
          <w:rFonts w:ascii="Verdana" w:eastAsia="宋体" w:hAnsi="Verdana" w:cs="宋体"/>
          <w:kern w:val="0"/>
          <w:szCs w:val="21"/>
        </w:rPr>
      </w:pPr>
      <w:ins w:id="187" w:author="Unknown">
        <w:r w:rsidRPr="009364FB">
          <w:rPr>
            <w:rFonts w:ascii="Verdana" w:eastAsia="宋体" w:hAnsi="Verdana" w:cs="宋体"/>
            <w:kern w:val="0"/>
            <w:szCs w:val="21"/>
          </w:rPr>
          <w:t>};</w:t>
        </w:r>
      </w:ins>
    </w:p>
    <w:p w:rsidR="009364FB" w:rsidRPr="009364FB" w:rsidRDefault="009364FB" w:rsidP="009364FB">
      <w:pPr>
        <w:widowControl/>
        <w:shd w:val="clear" w:color="auto" w:fill="EEEEEE"/>
        <w:jc w:val="left"/>
        <w:rPr>
          <w:ins w:id="188" w:author="Unknown"/>
          <w:rFonts w:ascii="Verdana" w:eastAsia="宋体" w:hAnsi="Verdana" w:cs="宋体"/>
          <w:kern w:val="0"/>
          <w:szCs w:val="21"/>
        </w:rPr>
      </w:pPr>
      <w:proofErr w:type="spellStart"/>
      <w:proofErr w:type="gramStart"/>
      <w:ins w:id="189" w:author="Unknown">
        <w:r w:rsidRPr="009364FB">
          <w:rPr>
            <w:rFonts w:ascii="Verdana" w:eastAsia="宋体" w:hAnsi="Verdana" w:cs="宋体"/>
            <w:kern w:val="0"/>
            <w:szCs w:val="21"/>
          </w:rPr>
          <w:t>var</w:t>
        </w:r>
        <w:proofErr w:type="spellEnd"/>
        <w:proofErr w:type="gramEnd"/>
        <w:r w:rsidRPr="009364FB">
          <w:rPr>
            <w:rFonts w:ascii="Verdana" w:eastAsia="宋体" w:hAnsi="Verdana" w:cs="宋体"/>
            <w:kern w:val="0"/>
            <w:szCs w:val="21"/>
          </w:rPr>
          <w:t xml:space="preserve"> data1 = [true, false];</w:t>
        </w:r>
      </w:ins>
    </w:p>
    <w:p w:rsidR="009364FB" w:rsidRPr="009364FB" w:rsidRDefault="009364FB" w:rsidP="009364FB">
      <w:pPr>
        <w:widowControl/>
        <w:shd w:val="clear" w:color="auto" w:fill="EEEEEE"/>
        <w:jc w:val="left"/>
        <w:rPr>
          <w:ins w:id="190" w:author="Unknown"/>
          <w:rFonts w:ascii="Verdana" w:eastAsia="宋体" w:hAnsi="Verdana" w:cs="宋体"/>
          <w:kern w:val="0"/>
          <w:szCs w:val="21"/>
        </w:rPr>
      </w:pPr>
      <w:proofErr w:type="spellStart"/>
      <w:proofErr w:type="gramStart"/>
      <w:ins w:id="191" w:author="Unknown">
        <w:r w:rsidRPr="009364FB">
          <w:rPr>
            <w:rFonts w:ascii="Verdana" w:eastAsia="宋体" w:hAnsi="Verdana" w:cs="宋体"/>
            <w:kern w:val="0"/>
            <w:szCs w:val="21"/>
          </w:rPr>
          <w:t>var</w:t>
        </w:r>
        <w:proofErr w:type="spellEnd"/>
        <w:proofErr w:type="gramEnd"/>
        <w:r w:rsidRPr="009364FB">
          <w:rPr>
            <w:rFonts w:ascii="Verdana" w:eastAsia="宋体" w:hAnsi="Verdana" w:cs="宋体"/>
            <w:kern w:val="0"/>
            <w:szCs w:val="21"/>
          </w:rPr>
          <w:t xml:space="preserve"> data2 = [true, 123];</w:t>
        </w:r>
      </w:ins>
    </w:p>
    <w:p w:rsidR="009364FB" w:rsidRPr="009364FB" w:rsidRDefault="009364FB" w:rsidP="009364FB">
      <w:pPr>
        <w:widowControl/>
        <w:shd w:val="clear" w:color="auto" w:fill="EEEEEE"/>
        <w:jc w:val="left"/>
        <w:rPr>
          <w:ins w:id="192" w:author="Unknown"/>
          <w:rFonts w:ascii="Verdana" w:eastAsia="宋体" w:hAnsi="Verdana" w:cs="宋体"/>
          <w:kern w:val="0"/>
          <w:szCs w:val="21"/>
        </w:rPr>
      </w:pPr>
      <w:proofErr w:type="gramStart"/>
      <w:ins w:id="193" w:author="Unknown">
        <w:r w:rsidRPr="009364FB">
          <w:rPr>
            <w:rFonts w:ascii="Verdana" w:eastAsia="宋体" w:hAnsi="Verdana" w:cs="宋体"/>
            <w:kern w:val="0"/>
            <w:szCs w:val="21"/>
          </w:rPr>
          <w:t>console.log(</w:t>
        </w:r>
        <w:proofErr w:type="gramEnd"/>
        <w:r w:rsidRPr="009364FB">
          <w:rPr>
            <w:rFonts w:ascii="Verdana" w:eastAsia="宋体" w:hAnsi="Verdana" w:cs="宋体"/>
            <w:kern w:val="0"/>
            <w:szCs w:val="21"/>
          </w:rPr>
          <w:t>tv4.error);</w:t>
        </w:r>
      </w:ins>
    </w:p>
    <w:p w:rsidR="009364FB" w:rsidRPr="009364FB" w:rsidRDefault="009364FB" w:rsidP="009364FB">
      <w:pPr>
        <w:widowControl/>
        <w:shd w:val="clear" w:color="auto" w:fill="EEEEEE"/>
        <w:jc w:val="left"/>
        <w:rPr>
          <w:ins w:id="194" w:author="Unknown"/>
          <w:rFonts w:ascii="Verdana" w:eastAsia="宋体" w:hAnsi="Verdana" w:cs="宋体"/>
          <w:kern w:val="0"/>
          <w:szCs w:val="21"/>
        </w:rPr>
      </w:pPr>
      <w:proofErr w:type="gramStart"/>
      <w:ins w:id="195" w:author="Unknown">
        <w:r w:rsidRPr="009364FB">
          <w:rPr>
            <w:rFonts w:ascii="Verdana" w:eastAsia="宋体" w:hAnsi="Verdana" w:cs="宋体"/>
            <w:kern w:val="0"/>
            <w:szCs w:val="21"/>
          </w:rPr>
          <w:lastRenderedPageBreak/>
          <w:t>tests[</w:t>
        </w:r>
        <w:proofErr w:type="gramEnd"/>
        <w:r w:rsidRPr="009364FB">
          <w:rPr>
            <w:rFonts w:ascii="Verdana" w:eastAsia="宋体" w:hAnsi="Verdana" w:cs="宋体"/>
            <w:kern w:val="0"/>
            <w:szCs w:val="21"/>
          </w:rPr>
          <w:t>"Valid Data1"] = tv4.validate(data1, schema);</w:t>
        </w:r>
      </w:ins>
    </w:p>
    <w:p w:rsidR="009364FB" w:rsidRPr="009364FB" w:rsidRDefault="009364FB" w:rsidP="009364FB">
      <w:pPr>
        <w:widowControl/>
        <w:shd w:val="clear" w:color="auto" w:fill="EEEEEE"/>
        <w:jc w:val="left"/>
        <w:rPr>
          <w:ins w:id="196" w:author="Unknown"/>
          <w:rFonts w:ascii="Verdana" w:eastAsia="宋体" w:hAnsi="Verdana" w:cs="宋体"/>
          <w:kern w:val="0"/>
          <w:szCs w:val="21"/>
        </w:rPr>
      </w:pPr>
      <w:proofErr w:type="gramStart"/>
      <w:ins w:id="197" w:author="Unknown">
        <w:r w:rsidRPr="009364FB">
          <w:rPr>
            <w:rFonts w:ascii="Verdana" w:eastAsia="宋体" w:hAnsi="Verdana" w:cs="宋体"/>
            <w:kern w:val="0"/>
            <w:szCs w:val="21"/>
          </w:rPr>
          <w:t>tests[</w:t>
        </w:r>
        <w:proofErr w:type="gramEnd"/>
        <w:r w:rsidRPr="009364FB">
          <w:rPr>
            <w:rFonts w:ascii="Verdana" w:eastAsia="宋体" w:hAnsi="Verdana" w:cs="宋体"/>
            <w:kern w:val="0"/>
            <w:szCs w:val="21"/>
          </w:rPr>
          <w:t>"Valid Data2"] = tv4.validate(data2, schema);</w:t>
        </w:r>
      </w:ins>
    </w:p>
    <w:p w:rsidR="009364FB" w:rsidRPr="009364FB" w:rsidRDefault="009364FB" w:rsidP="009364FB">
      <w:pPr>
        <w:widowControl/>
        <w:jc w:val="left"/>
        <w:outlineLvl w:val="2"/>
        <w:rPr>
          <w:ins w:id="198" w:author="Unknown"/>
          <w:rFonts w:ascii="宋体" w:eastAsia="宋体" w:hAnsi="宋体" w:cs="宋体"/>
          <w:b/>
          <w:bCs/>
          <w:kern w:val="0"/>
          <w:sz w:val="27"/>
          <w:szCs w:val="27"/>
        </w:rPr>
      </w:pPr>
      <w:ins w:id="199" w:author="Unknown">
        <w:r w:rsidRPr="009364FB">
          <w:rPr>
            <w:rFonts w:ascii="宋体" w:eastAsia="宋体" w:hAnsi="宋体" w:cs="宋体"/>
            <w:b/>
            <w:bCs/>
            <w:kern w:val="0"/>
            <w:sz w:val="27"/>
            <w:szCs w:val="27"/>
          </w:rPr>
          <w:t>2. 设置环境变量，建立多个接口间的关联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200" w:author="Unknown"/>
          <w:rFonts w:ascii="宋体" w:eastAsia="宋体" w:hAnsi="宋体" w:cs="宋体"/>
          <w:kern w:val="0"/>
          <w:sz w:val="24"/>
          <w:szCs w:val="24"/>
        </w:rPr>
      </w:pPr>
      <w:ins w:id="201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以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gold_add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 接口为例，由于该接口有权限验证，需要admin用户才可以做操作，需要添加cookie，所以需要将login 接口关联起来使用。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202" w:author="Unknown"/>
          <w:rFonts w:ascii="宋体" w:eastAsia="宋体" w:hAnsi="宋体" w:cs="宋体"/>
          <w:kern w:val="0"/>
          <w:sz w:val="24"/>
          <w:szCs w:val="24"/>
        </w:rPr>
      </w:pPr>
      <w:ins w:id="203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在login 请求中， 在"Tests"中加入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204" w:author="Unknown"/>
          <w:rFonts w:ascii="宋体" w:eastAsia="宋体" w:hAnsi="宋体" w:cs="宋体"/>
          <w:kern w:val="0"/>
          <w:sz w:val="24"/>
          <w:szCs w:val="24"/>
        </w:rPr>
      </w:pPr>
      <w:proofErr w:type="spellStart"/>
      <w:ins w:id="205" w:author="Unknown"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var</w:t>
        </w:r>
        <w:proofErr w:type="spellEnd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 xml:space="preserve"> </w:t>
        </w:r>
        <w:proofErr w:type="spellStart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jsonData</w:t>
        </w:r>
        <w:proofErr w:type="spellEnd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 xml:space="preserve"> =</w:t>
        </w:r>
        <w:proofErr w:type="spellStart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JSON.parse</w:t>
        </w:r>
        <w:proofErr w:type="spellEnd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(</w:t>
        </w:r>
        <w:proofErr w:type="spellStart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responseBody</w:t>
        </w:r>
        <w:proofErr w:type="spellEnd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);//</w:t>
        </w:r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获取</w:t>
        </w:r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body</w:t>
        </w:r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中返回的所有参数</w:t>
        </w:r>
        <w:r w:rsidRPr="009364FB">
          <w:rPr>
            <w:rFonts w:ascii="宋体" w:eastAsia="宋体" w:hAnsi="宋体" w:cs="宋体"/>
            <w:kern w:val="0"/>
            <w:sz w:val="24"/>
            <w:szCs w:val="24"/>
          </w:rPr>
          <w:br/>
        </w:r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postman.setEnvironmentVariable("sign",jsonData.login_info.sign);//</w:t>
        </w:r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把返回参数中的</w:t>
        </w:r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sign</w:t>
        </w:r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99CCFF"/>
          </w:rPr>
          <w:t>设置为环境变量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206" w:author="Unknown"/>
          <w:rFonts w:ascii="宋体" w:eastAsia="宋体" w:hAnsi="宋体" w:cs="宋体"/>
          <w:kern w:val="0"/>
          <w:sz w:val="24"/>
          <w:szCs w:val="24"/>
        </w:rPr>
      </w:pPr>
      <w:ins w:id="207" w:author="Unknown"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FFFFFF"/>
          </w:rPr>
          <w:t>这样</w:t>
        </w:r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FFFFFF"/>
          </w:rPr>
          <w:t xml:space="preserve">sign </w:t>
        </w:r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FFFFFF"/>
          </w:rPr>
          <w:t>就可以作为环境变量，应用于</w:t>
        </w:r>
        <w:proofErr w:type="spellStart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FFFFFF"/>
          </w:rPr>
          <w:t>gold_add</w:t>
        </w:r>
        <w:proofErr w:type="spellEnd"/>
        <w:r w:rsidRPr="009364FB">
          <w:rPr>
            <w:rFonts w:ascii="Arial" w:eastAsia="宋体" w:hAnsi="Arial" w:cs="Arial"/>
            <w:kern w:val="0"/>
            <w:sz w:val="24"/>
            <w:szCs w:val="24"/>
            <w:shd w:val="clear" w:color="auto" w:fill="FFFFFF"/>
          </w:rPr>
          <w:t>接口。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208" w:author="Unknown"/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9175" cy="3996690"/>
            <wp:effectExtent l="0" t="0" r="0" b="3810"/>
            <wp:docPr id="2" name="图片 2" descr="设置环境变量，建立多个接口间的关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设置环境变量，建立多个接口间的关联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4FB" w:rsidRPr="009364FB" w:rsidRDefault="009364FB" w:rsidP="009364FB">
      <w:pPr>
        <w:widowControl/>
        <w:spacing w:before="90" w:after="90"/>
        <w:jc w:val="left"/>
        <w:rPr>
          <w:ins w:id="209" w:author="Unknown"/>
          <w:rFonts w:ascii="宋体" w:eastAsia="宋体" w:hAnsi="宋体" w:cs="宋体"/>
          <w:kern w:val="0"/>
          <w:sz w:val="24"/>
          <w:szCs w:val="24"/>
        </w:rPr>
      </w:pPr>
      <w:ins w:id="210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在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gold_add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 xml:space="preserve"> 接口中，{{username}} 由于在环境变量"</w:t>
        </w:r>
        <w:proofErr w:type="spellStart"/>
        <w:r w:rsidRPr="009364FB">
          <w:rPr>
            <w:rFonts w:ascii="宋体" w:eastAsia="宋体" w:hAnsi="宋体" w:cs="宋体"/>
            <w:kern w:val="0"/>
            <w:sz w:val="24"/>
            <w:szCs w:val="24"/>
          </w:rPr>
          <w:t>user_pwd</w:t>
        </w:r>
        <w:proofErr w:type="spellEnd"/>
        <w:r w:rsidRPr="009364FB">
          <w:rPr>
            <w:rFonts w:ascii="宋体" w:eastAsia="宋体" w:hAnsi="宋体" w:cs="宋体"/>
            <w:kern w:val="0"/>
            <w:sz w:val="24"/>
            <w:szCs w:val="24"/>
          </w:rPr>
          <w:t>" 中已经设置，可以直接输入变量名, {{sign}} 动态取得login接口中 Response 的 "sign" 值，{{sign}}已在上面login 请求的"Tests" 中定义。</w:t>
        </w:r>
      </w:ins>
    </w:p>
    <w:p w:rsidR="009364FB" w:rsidRPr="009364FB" w:rsidRDefault="009364FB" w:rsidP="009364FB">
      <w:pPr>
        <w:widowControl/>
        <w:spacing w:before="90" w:after="90"/>
        <w:jc w:val="left"/>
        <w:rPr>
          <w:ins w:id="211" w:author="Unknown"/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9175" cy="2837180"/>
            <wp:effectExtent l="0" t="0" r="0" b="1270"/>
            <wp:docPr id="1" name="图片 1" descr="设置环境变量，建立多个接口间的关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设置环境变量，建立多个接口间的关联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4FB" w:rsidRPr="009364FB" w:rsidRDefault="009364FB" w:rsidP="009364FB">
      <w:pPr>
        <w:widowControl/>
        <w:spacing w:before="90" w:after="90"/>
        <w:jc w:val="left"/>
        <w:rPr>
          <w:ins w:id="212" w:author="Unknown"/>
          <w:rFonts w:ascii="宋体" w:eastAsia="宋体" w:hAnsi="宋体" w:cs="宋体"/>
          <w:kern w:val="0"/>
          <w:sz w:val="24"/>
          <w:szCs w:val="24"/>
        </w:rPr>
      </w:pPr>
      <w:ins w:id="213" w:author="Unknown">
        <w:r w:rsidRPr="009364FB">
          <w:rPr>
            <w:rFonts w:ascii="宋体" w:eastAsia="宋体" w:hAnsi="宋体" w:cs="宋体"/>
            <w:kern w:val="0"/>
            <w:sz w:val="24"/>
            <w:szCs w:val="24"/>
          </w:rPr>
          <w:t>以上就是postman接口测试教程与实例分享总结。更多postman使用方法请关注我们chrome插件网。</w:t>
        </w:r>
      </w:ins>
    </w:p>
    <w:p w:rsidR="00462571" w:rsidRDefault="00462571"/>
    <w:sectPr w:rsidR="004625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BD088E"/>
    <w:multiLevelType w:val="multilevel"/>
    <w:tmpl w:val="AF84E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0384415"/>
    <w:multiLevelType w:val="multilevel"/>
    <w:tmpl w:val="59881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7AA6E84"/>
    <w:multiLevelType w:val="multilevel"/>
    <w:tmpl w:val="1488E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4FB"/>
    <w:rsid w:val="00462571"/>
    <w:rsid w:val="0093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364F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364F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9364F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364F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9364F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9364FB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9364FB"/>
    <w:rPr>
      <w:color w:val="0000FF"/>
      <w:u w:val="single"/>
    </w:rPr>
  </w:style>
  <w:style w:type="character" w:customStyle="1" w:styleId="view-times">
    <w:name w:val="view-times"/>
    <w:basedOn w:val="a0"/>
    <w:rsid w:val="009364FB"/>
  </w:style>
  <w:style w:type="character" w:styleId="a4">
    <w:name w:val="Strong"/>
    <w:basedOn w:val="a0"/>
    <w:uiPriority w:val="22"/>
    <w:qFormat/>
    <w:rsid w:val="009364FB"/>
    <w:rPr>
      <w:b/>
      <w:bCs/>
    </w:rPr>
  </w:style>
  <w:style w:type="character" w:customStyle="1" w:styleId="gray">
    <w:name w:val="gray"/>
    <w:basedOn w:val="a0"/>
    <w:rsid w:val="009364FB"/>
  </w:style>
  <w:style w:type="paragraph" w:styleId="a5">
    <w:name w:val="Normal (Web)"/>
    <w:basedOn w:val="a"/>
    <w:uiPriority w:val="99"/>
    <w:semiHidden/>
    <w:unhideWhenUsed/>
    <w:rsid w:val="009364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Emphasis"/>
    <w:basedOn w:val="a0"/>
    <w:uiPriority w:val="20"/>
    <w:qFormat/>
    <w:rsid w:val="009364FB"/>
    <w:rPr>
      <w:i/>
      <w:iCs/>
    </w:rPr>
  </w:style>
  <w:style w:type="character" w:customStyle="1" w:styleId="hljs-keyword">
    <w:name w:val="hljs-keyword"/>
    <w:basedOn w:val="a0"/>
    <w:rsid w:val="009364FB"/>
  </w:style>
  <w:style w:type="paragraph" w:styleId="a7">
    <w:name w:val="Balloon Text"/>
    <w:basedOn w:val="a"/>
    <w:link w:val="Char"/>
    <w:uiPriority w:val="99"/>
    <w:semiHidden/>
    <w:unhideWhenUsed/>
    <w:rsid w:val="009364FB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9364F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364F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364F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9364F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364F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9364F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9364FB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9364FB"/>
    <w:rPr>
      <w:color w:val="0000FF"/>
      <w:u w:val="single"/>
    </w:rPr>
  </w:style>
  <w:style w:type="character" w:customStyle="1" w:styleId="view-times">
    <w:name w:val="view-times"/>
    <w:basedOn w:val="a0"/>
    <w:rsid w:val="009364FB"/>
  </w:style>
  <w:style w:type="character" w:styleId="a4">
    <w:name w:val="Strong"/>
    <w:basedOn w:val="a0"/>
    <w:uiPriority w:val="22"/>
    <w:qFormat/>
    <w:rsid w:val="009364FB"/>
    <w:rPr>
      <w:b/>
      <w:bCs/>
    </w:rPr>
  </w:style>
  <w:style w:type="character" w:customStyle="1" w:styleId="gray">
    <w:name w:val="gray"/>
    <w:basedOn w:val="a0"/>
    <w:rsid w:val="009364FB"/>
  </w:style>
  <w:style w:type="paragraph" w:styleId="a5">
    <w:name w:val="Normal (Web)"/>
    <w:basedOn w:val="a"/>
    <w:uiPriority w:val="99"/>
    <w:semiHidden/>
    <w:unhideWhenUsed/>
    <w:rsid w:val="009364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Emphasis"/>
    <w:basedOn w:val="a0"/>
    <w:uiPriority w:val="20"/>
    <w:qFormat/>
    <w:rsid w:val="009364FB"/>
    <w:rPr>
      <w:i/>
      <w:iCs/>
    </w:rPr>
  </w:style>
  <w:style w:type="character" w:customStyle="1" w:styleId="hljs-keyword">
    <w:name w:val="hljs-keyword"/>
    <w:basedOn w:val="a0"/>
    <w:rsid w:val="009364FB"/>
  </w:style>
  <w:style w:type="paragraph" w:styleId="a7">
    <w:name w:val="Balloon Text"/>
    <w:basedOn w:val="a"/>
    <w:link w:val="Char"/>
    <w:uiPriority w:val="99"/>
    <w:semiHidden/>
    <w:unhideWhenUsed/>
    <w:rsid w:val="009364FB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9364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69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040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21263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083FF"/>
            <w:bottom w:val="none" w:sz="0" w:space="0" w:color="auto"/>
            <w:right w:val="none" w:sz="0" w:space="0" w:color="auto"/>
          </w:divBdr>
        </w:div>
        <w:div w:id="175042391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719</Words>
  <Characters>4104</Characters>
  <Application>Microsoft Office Word</Application>
  <DocSecurity>0</DocSecurity>
  <Lines>34</Lines>
  <Paragraphs>9</Paragraphs>
  <ScaleCrop>false</ScaleCrop>
  <Company>Microsoft</Company>
  <LinksUpToDate>false</LinksUpToDate>
  <CharactersWithSpaces>4814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刘春梅</dc:creator>
  <cp:lastModifiedBy>刘春梅</cp:lastModifiedBy>
  <cp:revision>1</cp:revision>
  <dcterms:created xsi:type="dcterms:W3CDTF">2019-10-10T15:02:00Z</dcterms:created>
  <dcterms:modified xsi:type="dcterms:W3CDTF">2019-10-10T15:03:00Z</dcterms:modified>
</cp:coreProperties>
</file>